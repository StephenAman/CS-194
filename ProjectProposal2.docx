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2D5A969" w14:textId="77777777" w:rsidR="00E47E3C" w:rsidRDefault="00F10663">
      <w:pPr>
        <w:pStyle w:val="normal0"/>
        <w:jc w:val="center"/>
      </w:pPr>
      <w:r>
        <w:t>Project Proposal</w:t>
      </w:r>
    </w:p>
    <w:p w14:paraId="79D0D3CB" w14:textId="77777777" w:rsidR="00E47E3C" w:rsidRDefault="00F10663">
      <w:pPr>
        <w:pStyle w:val="normal0"/>
        <w:jc w:val="center"/>
      </w:pPr>
      <w:r>
        <w:t xml:space="preserve">Stephen Aman | Peter Ballmer | </w:t>
      </w:r>
      <w:r>
        <w:rPr>
          <w:highlight w:val="white"/>
        </w:rPr>
        <w:t xml:space="preserve">Joachim </w:t>
      </w:r>
      <w:proofErr w:type="spellStart"/>
      <w:r>
        <w:rPr>
          <w:highlight w:val="white"/>
        </w:rPr>
        <w:t>Reiersen</w:t>
      </w:r>
      <w:proofErr w:type="spellEnd"/>
    </w:p>
    <w:p w14:paraId="5B5A0ADB" w14:textId="77777777" w:rsidR="00E47E3C" w:rsidRDefault="00E47E3C">
      <w:pPr>
        <w:pStyle w:val="normal0"/>
        <w:jc w:val="center"/>
      </w:pPr>
    </w:p>
    <w:p w14:paraId="285F53FE" w14:textId="77777777" w:rsidR="00E47E3C" w:rsidRDefault="00F10663">
      <w:pPr>
        <w:pStyle w:val="normal0"/>
      </w:pPr>
      <w:r>
        <w:rPr>
          <w:b/>
          <w:sz w:val="28"/>
          <w:szCs w:val="28"/>
        </w:rPr>
        <w:t>Description of the Product</w:t>
      </w:r>
    </w:p>
    <w:p w14:paraId="6C260858" w14:textId="2FFAE4D1" w:rsidR="00E47E3C" w:rsidRDefault="00F10663">
      <w:pPr>
        <w:pStyle w:val="normal0"/>
        <w:ind w:firstLine="720"/>
        <w:rPr>
          <w:ins w:id="0" w:author="Stephen Benson" w:date="2017-02-14T20:22:00Z"/>
          <w:sz w:val="24"/>
          <w:szCs w:val="24"/>
        </w:rPr>
      </w:pPr>
      <w:r>
        <w:rPr>
          <w:sz w:val="24"/>
          <w:szCs w:val="24"/>
        </w:rPr>
        <w:t xml:space="preserve">The product we are building is called </w:t>
      </w:r>
      <w:proofErr w:type="spellStart"/>
      <w:r>
        <w:rPr>
          <w:sz w:val="24"/>
          <w:szCs w:val="24"/>
        </w:rPr>
        <w:t>MicSpot</w:t>
      </w:r>
      <w:proofErr w:type="spellEnd"/>
      <w:r>
        <w:rPr>
          <w:sz w:val="24"/>
          <w:szCs w:val="24"/>
        </w:rPr>
        <w:t xml:space="preserve">, an Android application designed to help stand up comedians find and sign up for open </w:t>
      </w:r>
      <w:proofErr w:type="spellStart"/>
      <w:r>
        <w:rPr>
          <w:sz w:val="24"/>
          <w:szCs w:val="24"/>
        </w:rPr>
        <w:t>mics</w:t>
      </w:r>
      <w:proofErr w:type="spellEnd"/>
      <w:r>
        <w:rPr>
          <w:sz w:val="24"/>
          <w:szCs w:val="24"/>
        </w:rPr>
        <w:t xml:space="preserve"> in </w:t>
      </w:r>
      <w:del w:id="1" w:author="Stephen Benson" w:date="2017-02-14T20:31:00Z">
        <w:r w:rsidDel="00E15D4E">
          <w:rPr>
            <w:sz w:val="24"/>
            <w:szCs w:val="24"/>
          </w:rPr>
          <w:delText xml:space="preserve">the </w:delText>
        </w:r>
      </w:del>
      <w:ins w:id="2" w:author="Stephen Benson" w:date="2017-02-14T20:31:00Z">
        <w:r w:rsidR="00E15D4E">
          <w:rPr>
            <w:sz w:val="24"/>
            <w:szCs w:val="24"/>
          </w:rPr>
          <w:t xml:space="preserve">an </w:t>
        </w:r>
      </w:ins>
      <w:r>
        <w:rPr>
          <w:sz w:val="24"/>
          <w:szCs w:val="24"/>
        </w:rPr>
        <w:t xml:space="preserve">area, coordinate transportation with other </w:t>
      </w:r>
      <w:del w:id="3" w:author="Stephen Benson" w:date="2017-02-15T19:34:00Z">
        <w:r w:rsidDel="00F730F7">
          <w:rPr>
            <w:sz w:val="24"/>
            <w:szCs w:val="24"/>
          </w:rPr>
          <w:delText>comic</w:delText>
        </w:r>
      </w:del>
      <w:ins w:id="4" w:author="Stephen Benson" w:date="2017-02-15T19:34:00Z">
        <w:r w:rsidR="00F730F7">
          <w:rPr>
            <w:sz w:val="24"/>
            <w:szCs w:val="24"/>
          </w:rPr>
          <w:t>comedian</w:t>
        </w:r>
      </w:ins>
      <w:r>
        <w:rPr>
          <w:sz w:val="24"/>
          <w:szCs w:val="24"/>
        </w:rPr>
        <w:t xml:space="preserve">s to and from open </w:t>
      </w:r>
      <w:proofErr w:type="spellStart"/>
      <w:r>
        <w:rPr>
          <w:sz w:val="24"/>
          <w:szCs w:val="24"/>
        </w:rPr>
        <w:t>mics</w:t>
      </w:r>
      <w:proofErr w:type="spellEnd"/>
      <w:r>
        <w:rPr>
          <w:sz w:val="24"/>
          <w:szCs w:val="24"/>
        </w:rPr>
        <w:t xml:space="preserve"> and discover new up and coming comedians. </w:t>
      </w:r>
      <w:proofErr w:type="spellStart"/>
      <w:ins w:id="5" w:author="Stephen Benson" w:date="2017-02-14T20:32:00Z">
        <w:r w:rsidR="00E15D4E">
          <w:rPr>
            <w:sz w:val="24"/>
            <w:szCs w:val="24"/>
          </w:rPr>
          <w:t>MicSpot</w:t>
        </w:r>
      </w:ins>
      <w:proofErr w:type="spellEnd"/>
      <w:ins w:id="6" w:author="Stephen Benson" w:date="2017-02-14T20:31:00Z">
        <w:r w:rsidR="00E15D4E">
          <w:rPr>
            <w:sz w:val="24"/>
            <w:szCs w:val="24"/>
          </w:rPr>
          <w:t xml:space="preserve"> will also allow </w:t>
        </w:r>
      </w:ins>
      <w:ins w:id="7" w:author="Stephen Benson" w:date="2017-02-14T20:32:00Z">
        <w:r w:rsidR="00E15D4E">
          <w:rPr>
            <w:sz w:val="24"/>
            <w:szCs w:val="24"/>
          </w:rPr>
          <w:t xml:space="preserve">the </w:t>
        </w:r>
      </w:ins>
      <w:ins w:id="8" w:author="Stephen Benson" w:date="2017-02-14T20:31:00Z">
        <w:r w:rsidR="00E15D4E">
          <w:rPr>
            <w:sz w:val="24"/>
            <w:szCs w:val="24"/>
          </w:rPr>
          <w:t xml:space="preserve">hosts </w:t>
        </w:r>
        <w:bookmarkStart w:id="9" w:name="_GoBack"/>
        <w:bookmarkEnd w:id="9"/>
        <w:r w:rsidR="00E15D4E">
          <w:rPr>
            <w:sz w:val="24"/>
            <w:szCs w:val="24"/>
          </w:rPr>
          <w:t xml:space="preserve">of open </w:t>
        </w:r>
        <w:proofErr w:type="spellStart"/>
        <w:r w:rsidR="00E15D4E">
          <w:rPr>
            <w:sz w:val="24"/>
            <w:szCs w:val="24"/>
          </w:rPr>
          <w:t>mics</w:t>
        </w:r>
        <w:proofErr w:type="spellEnd"/>
        <w:r w:rsidR="00E15D4E">
          <w:rPr>
            <w:sz w:val="24"/>
            <w:szCs w:val="24"/>
          </w:rPr>
          <w:t xml:space="preserve"> </w:t>
        </w:r>
      </w:ins>
      <w:ins w:id="10" w:author="Stephen Benson" w:date="2017-02-14T20:32:00Z">
        <w:r w:rsidR="00E15D4E">
          <w:rPr>
            <w:sz w:val="24"/>
            <w:szCs w:val="24"/>
          </w:rPr>
          <w:t xml:space="preserve">to create their open </w:t>
        </w:r>
        <w:proofErr w:type="spellStart"/>
        <w:r w:rsidR="00E15D4E">
          <w:rPr>
            <w:sz w:val="24"/>
            <w:szCs w:val="24"/>
          </w:rPr>
          <w:t>mic</w:t>
        </w:r>
        <w:proofErr w:type="spellEnd"/>
        <w:r w:rsidR="00E15D4E">
          <w:rPr>
            <w:sz w:val="24"/>
            <w:szCs w:val="24"/>
          </w:rPr>
          <w:t xml:space="preserve"> within </w:t>
        </w:r>
        <w:proofErr w:type="spellStart"/>
        <w:r w:rsidR="00E15D4E">
          <w:rPr>
            <w:sz w:val="24"/>
            <w:szCs w:val="24"/>
          </w:rPr>
          <w:t>MicSpot</w:t>
        </w:r>
        <w:proofErr w:type="spellEnd"/>
        <w:r w:rsidR="00E15D4E">
          <w:rPr>
            <w:sz w:val="24"/>
            <w:szCs w:val="24"/>
          </w:rPr>
          <w:t xml:space="preserve"> so comedians around the area can perform at their open </w:t>
        </w:r>
        <w:proofErr w:type="spellStart"/>
        <w:r w:rsidR="00E15D4E">
          <w:rPr>
            <w:sz w:val="24"/>
            <w:szCs w:val="24"/>
          </w:rPr>
          <w:t>mic.</w:t>
        </w:r>
      </w:ins>
      <w:proofErr w:type="spellEnd"/>
    </w:p>
    <w:p w14:paraId="6BF72FB9" w14:textId="77777777" w:rsidR="007007D5" w:rsidRDefault="007007D5">
      <w:pPr>
        <w:pStyle w:val="normal0"/>
        <w:ind w:firstLine="720"/>
        <w:rPr>
          <w:ins w:id="11" w:author="Stephen Benson" w:date="2017-02-14T20:22:00Z"/>
          <w:sz w:val="24"/>
          <w:szCs w:val="24"/>
        </w:rPr>
      </w:pPr>
    </w:p>
    <w:p w14:paraId="04EEC90B" w14:textId="77777777" w:rsidR="007007D5" w:rsidRDefault="007007D5">
      <w:pPr>
        <w:pStyle w:val="normal0"/>
        <w:ind w:firstLine="720"/>
      </w:pPr>
    </w:p>
    <w:p w14:paraId="0A1B0657" w14:textId="77777777" w:rsidR="00E47E3C" w:rsidRDefault="00E47E3C">
      <w:pPr>
        <w:pStyle w:val="normal0"/>
      </w:pPr>
    </w:p>
    <w:p w14:paraId="49CF0083" w14:textId="77777777" w:rsidR="00E47E3C" w:rsidRDefault="00F10663">
      <w:pPr>
        <w:pStyle w:val="normal0"/>
      </w:pPr>
      <w:r>
        <w:rPr>
          <w:b/>
          <w:sz w:val="28"/>
          <w:szCs w:val="28"/>
        </w:rPr>
        <w:t>Need for the Product</w:t>
      </w:r>
    </w:p>
    <w:p w14:paraId="25537151" w14:textId="472901A3" w:rsidR="00E47E3C" w:rsidRPr="007007D5" w:rsidRDefault="007007D5" w:rsidP="007007D5">
      <w:pPr>
        <w:pStyle w:val="normal0"/>
        <w:ind w:firstLine="720"/>
        <w:rPr>
          <w:sz w:val="24"/>
          <w:szCs w:val="24"/>
          <w:rPrChange w:id="12" w:author="Stephen Benson" w:date="2017-02-14T20:24:00Z">
            <w:rPr/>
          </w:rPrChange>
        </w:rPr>
      </w:pPr>
      <w:ins w:id="13" w:author="Stephen Benson" w:date="2017-02-14T20:24:00Z">
        <w:r>
          <w:rPr>
            <w:sz w:val="24"/>
            <w:szCs w:val="24"/>
          </w:rPr>
          <w:t xml:space="preserve">‘Open </w:t>
        </w:r>
        <w:proofErr w:type="spellStart"/>
        <w:r>
          <w:rPr>
            <w:sz w:val="24"/>
            <w:szCs w:val="24"/>
          </w:rPr>
          <w:t>mics</w:t>
        </w:r>
        <w:proofErr w:type="spellEnd"/>
        <w:r>
          <w:rPr>
            <w:sz w:val="24"/>
            <w:szCs w:val="24"/>
          </w:rPr>
          <w:t xml:space="preserve">‘ are a venue for beginning comedians to practice and hone their stand up comedy skills. </w:t>
        </w:r>
      </w:ins>
      <w:ins w:id="14" w:author="Stephen Benson" w:date="2017-02-14T20:25:00Z">
        <w:r>
          <w:rPr>
            <w:sz w:val="24"/>
            <w:szCs w:val="24"/>
          </w:rPr>
          <w:t xml:space="preserve">It is from this venue that comedians will move on to book their own shows and launch their careers in standup comedy. </w:t>
        </w:r>
      </w:ins>
      <w:ins w:id="15" w:author="Stephen Benson" w:date="2017-02-14T20:24:00Z">
        <w:r>
          <w:rPr>
            <w:sz w:val="24"/>
            <w:szCs w:val="24"/>
          </w:rPr>
          <w:t xml:space="preserve">However, </w:t>
        </w:r>
      </w:ins>
      <w:del w:id="16" w:author="Stephen Benson" w:date="2017-02-14T20:24:00Z">
        <w:r w:rsidR="00F10663" w:rsidDel="007007D5">
          <w:rPr>
            <w:sz w:val="24"/>
            <w:szCs w:val="24"/>
          </w:rPr>
          <w:delText xml:space="preserve">The </w:delText>
        </w:r>
      </w:del>
      <w:ins w:id="17" w:author="Stephen Benson" w:date="2017-02-14T20:24:00Z">
        <w:r>
          <w:rPr>
            <w:sz w:val="24"/>
            <w:szCs w:val="24"/>
          </w:rPr>
          <w:t xml:space="preserve">the </w:t>
        </w:r>
      </w:ins>
      <w:r w:rsidR="00F10663">
        <w:rPr>
          <w:sz w:val="24"/>
          <w:szCs w:val="24"/>
        </w:rPr>
        <w:t xml:space="preserve">current state of open </w:t>
      </w:r>
      <w:commentRangeStart w:id="18"/>
      <w:proofErr w:type="spellStart"/>
      <w:r w:rsidR="00F10663">
        <w:rPr>
          <w:sz w:val="24"/>
          <w:szCs w:val="24"/>
        </w:rPr>
        <w:t>mic</w:t>
      </w:r>
      <w:commentRangeEnd w:id="18"/>
      <w:proofErr w:type="spellEnd"/>
      <w:r w:rsidR="00F10663">
        <w:rPr>
          <w:rStyle w:val="CommentReference"/>
        </w:rPr>
        <w:commentReference w:id="18"/>
      </w:r>
      <w:r w:rsidR="00F10663">
        <w:rPr>
          <w:sz w:val="24"/>
          <w:szCs w:val="24"/>
        </w:rPr>
        <w:t xml:space="preserve"> comedy is messy and disorganized</w:t>
      </w:r>
      <w:del w:id="19" w:author="Modifica, Lisa" w:date="2017-01-23T13:58:00Z">
        <w:r w:rsidR="00F10663" w:rsidDel="00F10663">
          <w:rPr>
            <w:sz w:val="24"/>
            <w:szCs w:val="24"/>
          </w:rPr>
          <w:delText>,</w:delText>
        </w:r>
      </w:del>
      <w:r w:rsidR="00F10663">
        <w:rPr>
          <w:sz w:val="24"/>
          <w:szCs w:val="24"/>
        </w:rPr>
        <w:t xml:space="preserve"> and for </w:t>
      </w:r>
      <w:del w:id="20" w:author="Stephen Benson" w:date="2017-02-14T20:24:00Z">
        <w:r w:rsidR="00F10663" w:rsidDel="007007D5">
          <w:rPr>
            <w:sz w:val="24"/>
            <w:szCs w:val="24"/>
          </w:rPr>
          <w:delText xml:space="preserve">new </w:delText>
        </w:r>
      </w:del>
      <w:del w:id="21" w:author="Stephen Benson" w:date="2017-02-15T19:34:00Z">
        <w:r w:rsidR="00F10663" w:rsidDel="00F730F7">
          <w:rPr>
            <w:sz w:val="24"/>
            <w:szCs w:val="24"/>
          </w:rPr>
          <w:delText>comic</w:delText>
        </w:r>
      </w:del>
      <w:ins w:id="22" w:author="Stephen Benson" w:date="2017-02-15T19:34:00Z">
        <w:r w:rsidR="00F730F7">
          <w:rPr>
            <w:sz w:val="24"/>
            <w:szCs w:val="24"/>
          </w:rPr>
          <w:t>comedian</w:t>
        </w:r>
      </w:ins>
      <w:r w:rsidR="00F10663">
        <w:rPr>
          <w:sz w:val="24"/>
          <w:szCs w:val="24"/>
        </w:rPr>
        <w:t xml:space="preserve">s </w:t>
      </w:r>
      <w:del w:id="23" w:author="Stephen Benson" w:date="2017-02-14T20:24:00Z">
        <w:r w:rsidR="00F10663" w:rsidDel="007007D5">
          <w:rPr>
            <w:sz w:val="24"/>
            <w:szCs w:val="24"/>
          </w:rPr>
          <w:delText xml:space="preserve">or experienced comics </w:delText>
        </w:r>
      </w:del>
      <w:r w:rsidR="00F10663">
        <w:rPr>
          <w:sz w:val="24"/>
          <w:szCs w:val="24"/>
        </w:rPr>
        <w:t>coming to a new area</w:t>
      </w:r>
      <w:ins w:id="24" w:author="Modifica, Lisa" w:date="2017-01-23T13:58:00Z">
        <w:r w:rsidR="00F10663">
          <w:rPr>
            <w:sz w:val="24"/>
            <w:szCs w:val="24"/>
          </w:rPr>
          <w:t>, it</w:t>
        </w:r>
      </w:ins>
      <w:r w:rsidR="00F10663">
        <w:rPr>
          <w:sz w:val="24"/>
          <w:szCs w:val="24"/>
        </w:rPr>
        <w:t xml:space="preserve"> can be very difficult to navigate. Currently, the system for finding open </w:t>
      </w:r>
      <w:proofErr w:type="spellStart"/>
      <w:r w:rsidR="00F10663">
        <w:rPr>
          <w:sz w:val="24"/>
          <w:szCs w:val="24"/>
        </w:rPr>
        <w:t>mics</w:t>
      </w:r>
      <w:proofErr w:type="spellEnd"/>
      <w:r w:rsidR="00F10663">
        <w:rPr>
          <w:sz w:val="24"/>
          <w:szCs w:val="24"/>
        </w:rPr>
        <w:t xml:space="preserve"> is as follows: Each city’s comedy scene has a Facebook group, which will have within it (best case scenario) a Google calendar containing the schedule of open </w:t>
      </w:r>
      <w:proofErr w:type="spellStart"/>
      <w:r w:rsidR="00F10663">
        <w:rPr>
          <w:sz w:val="24"/>
          <w:szCs w:val="24"/>
        </w:rPr>
        <w:t>mics</w:t>
      </w:r>
      <w:proofErr w:type="spellEnd"/>
      <w:r w:rsidR="00F10663">
        <w:rPr>
          <w:sz w:val="24"/>
          <w:szCs w:val="24"/>
        </w:rPr>
        <w:t xml:space="preserve"> for the area (Bay Area calendar shown below):</w:t>
      </w:r>
    </w:p>
    <w:p w14:paraId="0D2EEE18" w14:textId="77777777" w:rsidR="00E47E3C" w:rsidRDefault="00F10663">
      <w:pPr>
        <w:pStyle w:val="normal0"/>
      </w:pPr>
      <w:r>
        <w:rPr>
          <w:noProof/>
        </w:rPr>
        <w:drawing>
          <wp:inline distT="114300" distB="114300" distL="114300" distR="114300" wp14:anchorId="241AF14C" wp14:editId="38A7C98D">
            <wp:extent cx="5943600" cy="31877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943600" cy="3187700"/>
                    </a:xfrm>
                    <a:prstGeom prst="rect">
                      <a:avLst/>
                    </a:prstGeom>
                    <a:ln/>
                  </pic:spPr>
                </pic:pic>
              </a:graphicData>
            </a:graphic>
          </wp:inline>
        </w:drawing>
      </w:r>
    </w:p>
    <w:p w14:paraId="5C70D500" w14:textId="77777777" w:rsidR="00E47E3C" w:rsidRDefault="00E47E3C">
      <w:pPr>
        <w:pStyle w:val="normal0"/>
      </w:pPr>
    </w:p>
    <w:p w14:paraId="6FA8495F" w14:textId="77777777" w:rsidR="00E47E3C" w:rsidRDefault="00F10663">
      <w:pPr>
        <w:pStyle w:val="normal0"/>
      </w:pPr>
      <w:proofErr w:type="gramStart"/>
      <w:r>
        <w:rPr>
          <w:sz w:val="24"/>
          <w:szCs w:val="24"/>
        </w:rPr>
        <w:t>Worst case</w:t>
      </w:r>
      <w:proofErr w:type="gramEnd"/>
      <w:r>
        <w:rPr>
          <w:sz w:val="24"/>
          <w:szCs w:val="24"/>
        </w:rPr>
        <w:t xml:space="preserve"> scenario, the Facebook group will have a text file containing the open </w:t>
      </w:r>
      <w:proofErr w:type="spellStart"/>
      <w:r>
        <w:rPr>
          <w:sz w:val="24"/>
          <w:szCs w:val="24"/>
        </w:rPr>
        <w:t>mic</w:t>
      </w:r>
      <w:proofErr w:type="spellEnd"/>
      <w:r>
        <w:rPr>
          <w:sz w:val="24"/>
          <w:szCs w:val="24"/>
        </w:rPr>
        <w:t xml:space="preserve"> information for each week. </w:t>
      </w:r>
    </w:p>
    <w:p w14:paraId="2613C2B1" w14:textId="77777777" w:rsidR="00E47E3C" w:rsidRDefault="00E47E3C">
      <w:pPr>
        <w:pStyle w:val="normal0"/>
      </w:pPr>
    </w:p>
    <w:p w14:paraId="5F20B978" w14:textId="77777777" w:rsidR="00E47E3C" w:rsidRDefault="00F10663">
      <w:pPr>
        <w:pStyle w:val="normal0"/>
      </w:pPr>
      <w:r>
        <w:rPr>
          <w:b/>
          <w:sz w:val="24"/>
          <w:szCs w:val="24"/>
        </w:rPr>
        <w:lastRenderedPageBreak/>
        <w:t xml:space="preserve">Finding open </w:t>
      </w:r>
      <w:proofErr w:type="spellStart"/>
      <w:r>
        <w:rPr>
          <w:b/>
          <w:sz w:val="24"/>
          <w:szCs w:val="24"/>
        </w:rPr>
        <w:t>mics</w:t>
      </w:r>
      <w:proofErr w:type="spellEnd"/>
    </w:p>
    <w:p w14:paraId="05782124" w14:textId="6FACFFEB" w:rsidR="00E47E3C" w:rsidRDefault="00F10663">
      <w:pPr>
        <w:pStyle w:val="normal0"/>
        <w:ind w:firstLine="720"/>
      </w:pPr>
      <w:del w:id="25" w:author="Stephen Benson" w:date="2017-02-14T20:28:00Z">
        <w:r w:rsidDel="007007D5">
          <w:rPr>
            <w:sz w:val="24"/>
            <w:szCs w:val="24"/>
          </w:rPr>
          <w:delText>This system is problematic for a number of reasons</w:delText>
        </w:r>
      </w:del>
      <w:ins w:id="26" w:author="Stephen Benson" w:date="2017-02-14T20:28:00Z">
        <w:r w:rsidR="007007D5">
          <w:rPr>
            <w:sz w:val="24"/>
            <w:szCs w:val="24"/>
          </w:rPr>
          <w:t>Comedians often travel to different cities to gain exposure and experience</w:t>
        </w:r>
      </w:ins>
      <w:r>
        <w:rPr>
          <w:sz w:val="24"/>
          <w:szCs w:val="24"/>
        </w:rPr>
        <w:t>.</w:t>
      </w:r>
      <w:ins w:id="27" w:author="Stephen Benson" w:date="2017-02-14T20:28:00Z">
        <w:r w:rsidR="007007D5">
          <w:rPr>
            <w:sz w:val="24"/>
            <w:szCs w:val="24"/>
          </w:rPr>
          <w:t xml:space="preserve"> However, find open </w:t>
        </w:r>
        <w:proofErr w:type="spellStart"/>
        <w:r w:rsidR="007007D5">
          <w:rPr>
            <w:sz w:val="24"/>
            <w:szCs w:val="24"/>
          </w:rPr>
          <w:t>mics</w:t>
        </w:r>
        <w:proofErr w:type="spellEnd"/>
        <w:r w:rsidR="007007D5">
          <w:rPr>
            <w:sz w:val="24"/>
            <w:szCs w:val="24"/>
          </w:rPr>
          <w:t xml:space="preserve"> to do so is often difficult.</w:t>
        </w:r>
      </w:ins>
      <w:r>
        <w:rPr>
          <w:sz w:val="24"/>
          <w:szCs w:val="24"/>
        </w:rPr>
        <w:t xml:space="preserve"> The information display is cluttered and tough to scan</w:t>
      </w:r>
      <w:del w:id="28" w:author="Modifica, Lisa" w:date="2017-01-23T14:03:00Z">
        <w:r w:rsidDel="00F10663">
          <w:rPr>
            <w:sz w:val="24"/>
            <w:szCs w:val="24"/>
          </w:rPr>
          <w:delText>,</w:delText>
        </w:r>
      </w:del>
      <w:r>
        <w:rPr>
          <w:sz w:val="24"/>
          <w:szCs w:val="24"/>
        </w:rPr>
        <w:t xml:space="preserve"> and gives no quick indication as to where any of these </w:t>
      </w:r>
      <w:ins w:id="29" w:author="Modifica, Lisa" w:date="2017-01-23T14:03:00Z">
        <w:r>
          <w:rPr>
            <w:sz w:val="24"/>
            <w:szCs w:val="24"/>
          </w:rPr>
          <w:t xml:space="preserve">open </w:t>
        </w:r>
      </w:ins>
      <w:proofErr w:type="spellStart"/>
      <w:r>
        <w:rPr>
          <w:sz w:val="24"/>
          <w:szCs w:val="24"/>
        </w:rPr>
        <w:t>mics</w:t>
      </w:r>
      <w:proofErr w:type="spellEnd"/>
      <w:r>
        <w:rPr>
          <w:sz w:val="24"/>
          <w:szCs w:val="24"/>
        </w:rPr>
        <w:t xml:space="preserve"> are located. Another issue is the appointment of the Facebook group as the nexus of information for a comedy scene. These groups follow no standard naming convention</w:t>
      </w:r>
      <w:del w:id="30" w:author="Modifica, Lisa" w:date="2017-01-23T14:23:00Z">
        <w:r w:rsidDel="0047607A">
          <w:rPr>
            <w:sz w:val="24"/>
            <w:szCs w:val="24"/>
          </w:rPr>
          <w:delText>,</w:delText>
        </w:r>
      </w:del>
      <w:r>
        <w:rPr>
          <w:sz w:val="24"/>
          <w:szCs w:val="24"/>
        </w:rPr>
        <w:t xml:space="preserve"> and can be difficult to find. For example, in San Francisco, the Facebook group is titled “Bay Area Comedy Network”. In Seattle, the Facebook group is called “Northwest Comedians”, and in Denver, the Facebook group is called “Colorado Comedy Coop”. As one can imagine, coming to one of these </w:t>
      </w:r>
      <w:commentRangeStart w:id="31"/>
      <w:r>
        <w:rPr>
          <w:sz w:val="24"/>
          <w:szCs w:val="24"/>
        </w:rPr>
        <w:t>cities</w:t>
      </w:r>
      <w:commentRangeEnd w:id="31"/>
      <w:r w:rsidR="0047607A">
        <w:rPr>
          <w:rStyle w:val="CommentReference"/>
        </w:rPr>
        <w:commentReference w:id="31"/>
      </w:r>
      <w:r>
        <w:rPr>
          <w:sz w:val="24"/>
          <w:szCs w:val="24"/>
        </w:rPr>
        <w:t xml:space="preserve"> and looking for the main Facebook group can be difficult when </w:t>
      </w:r>
      <w:commentRangeStart w:id="32"/>
      <w:del w:id="33" w:author="Stephen Benson" w:date="2017-02-14T20:28:00Z">
        <w:r w:rsidDel="007007D5">
          <w:rPr>
            <w:sz w:val="24"/>
            <w:szCs w:val="24"/>
          </w:rPr>
          <w:delText>one</w:delText>
        </w:r>
        <w:commentRangeEnd w:id="32"/>
        <w:r w:rsidR="001C667B" w:rsidDel="007007D5">
          <w:rPr>
            <w:rStyle w:val="CommentReference"/>
          </w:rPr>
          <w:commentReference w:id="32"/>
        </w:r>
        <w:r w:rsidDel="007007D5">
          <w:rPr>
            <w:sz w:val="24"/>
            <w:szCs w:val="24"/>
          </w:rPr>
          <w:delText xml:space="preserve"> </w:delText>
        </w:r>
      </w:del>
      <w:ins w:id="34" w:author="Stephen Benson" w:date="2017-02-14T20:28:00Z">
        <w:r w:rsidR="007007D5">
          <w:rPr>
            <w:sz w:val="24"/>
            <w:szCs w:val="24"/>
          </w:rPr>
          <w:t xml:space="preserve">a comedian </w:t>
        </w:r>
      </w:ins>
      <w:r>
        <w:rPr>
          <w:sz w:val="24"/>
          <w:szCs w:val="24"/>
        </w:rPr>
        <w:t xml:space="preserve">has no idea as to what the correct group is actually called. Additionally, one has to get approved to join the group after requesting to do so, and this can take anywhere from hours to weeks, depending on how diligent the group administrator happens to be (a completely voluntary job). </w:t>
      </w:r>
      <w:proofErr w:type="spellStart"/>
      <w:r>
        <w:rPr>
          <w:sz w:val="24"/>
          <w:szCs w:val="24"/>
        </w:rPr>
        <w:t>MicSpot</w:t>
      </w:r>
      <w:proofErr w:type="spellEnd"/>
      <w:r>
        <w:rPr>
          <w:sz w:val="24"/>
          <w:szCs w:val="24"/>
        </w:rPr>
        <w:t xml:space="preserve"> will address these issues by </w:t>
      </w:r>
      <w:del w:id="35" w:author="Stephen Benson" w:date="2017-02-14T20:35:00Z">
        <w:r w:rsidDel="00E15D4E">
          <w:rPr>
            <w:sz w:val="24"/>
            <w:szCs w:val="24"/>
          </w:rPr>
          <w:delText xml:space="preserve">providing </w:delText>
        </w:r>
      </w:del>
      <w:ins w:id="36" w:author="Stephen Benson" w:date="2017-02-14T20:35:00Z">
        <w:r w:rsidR="00E15D4E">
          <w:rPr>
            <w:sz w:val="24"/>
            <w:szCs w:val="24"/>
          </w:rPr>
          <w:t xml:space="preserve">allowing hosts in an area to maintain and update their own </w:t>
        </w:r>
        <w:proofErr w:type="spellStart"/>
        <w:r w:rsidR="00E15D4E">
          <w:rPr>
            <w:sz w:val="24"/>
            <w:szCs w:val="24"/>
          </w:rPr>
          <w:t>mics</w:t>
        </w:r>
        <w:proofErr w:type="spellEnd"/>
        <w:r w:rsidR="00E15D4E">
          <w:rPr>
            <w:sz w:val="24"/>
            <w:szCs w:val="24"/>
          </w:rPr>
          <w:t xml:space="preserve"> (thus cutting out </w:t>
        </w:r>
      </w:ins>
      <w:ins w:id="37" w:author="Stephen Benson" w:date="2017-02-14T20:36:00Z">
        <w:r w:rsidR="00E15D4E">
          <w:rPr>
            <w:sz w:val="24"/>
            <w:szCs w:val="24"/>
          </w:rPr>
          <w:t>a host</w:t>
        </w:r>
      </w:ins>
      <w:ins w:id="38" w:author="Stephen Benson" w:date="2017-02-14T20:37:00Z">
        <w:r w:rsidR="00E15D4E">
          <w:rPr>
            <w:sz w:val="24"/>
            <w:szCs w:val="24"/>
          </w:rPr>
          <w:t xml:space="preserve">’s </w:t>
        </w:r>
      </w:ins>
      <w:ins w:id="39" w:author="Stephen Benson" w:date="2017-02-14T20:36:00Z">
        <w:r w:rsidR="00E15D4E">
          <w:rPr>
            <w:sz w:val="24"/>
            <w:szCs w:val="24"/>
          </w:rPr>
          <w:t xml:space="preserve">need to notify the </w:t>
        </w:r>
      </w:ins>
      <w:ins w:id="40" w:author="Stephen Benson" w:date="2017-02-14T20:39:00Z">
        <w:r w:rsidR="00E15D4E">
          <w:rPr>
            <w:sz w:val="24"/>
            <w:szCs w:val="24"/>
          </w:rPr>
          <w:t>group</w:t>
        </w:r>
      </w:ins>
      <w:ins w:id="41" w:author="Stephen Benson" w:date="2017-02-14T20:37:00Z">
        <w:r w:rsidR="00E15D4E">
          <w:rPr>
            <w:sz w:val="24"/>
            <w:szCs w:val="24"/>
          </w:rPr>
          <w:t xml:space="preserve"> administrator to update the status of their </w:t>
        </w:r>
        <w:proofErr w:type="spellStart"/>
        <w:r w:rsidR="00E15D4E">
          <w:rPr>
            <w:sz w:val="24"/>
            <w:szCs w:val="24"/>
          </w:rPr>
          <w:t>mic</w:t>
        </w:r>
        <w:proofErr w:type="spellEnd"/>
        <w:r w:rsidR="00E15D4E">
          <w:rPr>
            <w:sz w:val="24"/>
            <w:szCs w:val="24"/>
          </w:rPr>
          <w:t xml:space="preserve">). This will provide </w:t>
        </w:r>
      </w:ins>
      <w:r>
        <w:rPr>
          <w:sz w:val="24"/>
          <w:szCs w:val="24"/>
        </w:rPr>
        <w:t>a consistent, open experience</w:t>
      </w:r>
      <w:del w:id="42" w:author="Stephen Benson" w:date="2017-02-14T20:29:00Z">
        <w:r w:rsidDel="007007D5">
          <w:rPr>
            <w:sz w:val="24"/>
            <w:szCs w:val="24"/>
          </w:rPr>
          <w:delText xml:space="preserve"> to whoever has the app,</w:delText>
        </w:r>
      </w:del>
      <w:ins w:id="43" w:author="Stephen Benson" w:date="2017-02-14T20:29:00Z">
        <w:r w:rsidR="007007D5">
          <w:rPr>
            <w:sz w:val="24"/>
            <w:szCs w:val="24"/>
          </w:rPr>
          <w:t xml:space="preserve"> </w:t>
        </w:r>
      </w:ins>
      <w:del w:id="44" w:author="Stephen Benson" w:date="2017-02-14T20:29:00Z">
        <w:r w:rsidDel="007007D5">
          <w:rPr>
            <w:sz w:val="24"/>
            <w:szCs w:val="24"/>
          </w:rPr>
          <w:delText xml:space="preserve"> </w:delText>
        </w:r>
      </w:del>
      <w:del w:id="45" w:author="Modifica, Lisa" w:date="2017-01-23T14:26:00Z">
        <w:r w:rsidDel="0047607A">
          <w:rPr>
            <w:sz w:val="24"/>
            <w:szCs w:val="24"/>
          </w:rPr>
          <w:delText>where one</w:delText>
        </w:r>
      </w:del>
      <w:ins w:id="46" w:author="Modifica, Lisa" w:date="2017-01-23T14:26:00Z">
        <w:r w:rsidR="0047607A">
          <w:rPr>
            <w:sz w:val="24"/>
            <w:szCs w:val="24"/>
          </w:rPr>
          <w:t xml:space="preserve">so </w:t>
        </w:r>
        <w:commentRangeStart w:id="47"/>
        <w:del w:id="48" w:author="Stephen Benson" w:date="2017-02-14T20:26:00Z">
          <w:r w:rsidR="0047607A" w:rsidDel="007007D5">
            <w:rPr>
              <w:sz w:val="24"/>
              <w:szCs w:val="24"/>
            </w:rPr>
            <w:delText>users</w:delText>
          </w:r>
          <w:commentRangeEnd w:id="47"/>
          <w:r w:rsidR="0047607A" w:rsidDel="007007D5">
            <w:rPr>
              <w:rStyle w:val="CommentReference"/>
            </w:rPr>
            <w:commentReference w:id="47"/>
          </w:r>
        </w:del>
      </w:ins>
      <w:ins w:id="50" w:author="Stephen Benson" w:date="2017-02-14T20:26:00Z">
        <w:r w:rsidR="007007D5">
          <w:rPr>
            <w:sz w:val="24"/>
            <w:szCs w:val="24"/>
          </w:rPr>
          <w:t>comedians</w:t>
        </w:r>
      </w:ins>
      <w:r>
        <w:rPr>
          <w:sz w:val="24"/>
          <w:szCs w:val="24"/>
        </w:rPr>
        <w:t xml:space="preserve"> can go anywhere in the country and see the </w:t>
      </w:r>
      <w:proofErr w:type="spellStart"/>
      <w:r>
        <w:rPr>
          <w:sz w:val="24"/>
          <w:szCs w:val="24"/>
        </w:rPr>
        <w:t>mic</w:t>
      </w:r>
      <w:proofErr w:type="spellEnd"/>
      <w:r>
        <w:rPr>
          <w:sz w:val="24"/>
          <w:szCs w:val="24"/>
        </w:rPr>
        <w:t xml:space="preserve"> listings displayed on a map of that </w:t>
      </w:r>
      <w:commentRangeStart w:id="51"/>
      <w:r>
        <w:rPr>
          <w:sz w:val="24"/>
          <w:szCs w:val="24"/>
        </w:rPr>
        <w:t>city</w:t>
      </w:r>
      <w:commentRangeEnd w:id="51"/>
      <w:r w:rsidR="001C667B">
        <w:rPr>
          <w:rStyle w:val="CommentReference"/>
        </w:rPr>
        <w:commentReference w:id="51"/>
      </w:r>
      <w:r>
        <w:rPr>
          <w:sz w:val="24"/>
          <w:szCs w:val="24"/>
        </w:rPr>
        <w:t xml:space="preserve">, where </w:t>
      </w:r>
      <w:proofErr w:type="spellStart"/>
      <w:r>
        <w:rPr>
          <w:sz w:val="24"/>
          <w:szCs w:val="24"/>
        </w:rPr>
        <w:t>mics</w:t>
      </w:r>
      <w:proofErr w:type="spellEnd"/>
      <w:r>
        <w:rPr>
          <w:sz w:val="24"/>
          <w:szCs w:val="24"/>
        </w:rPr>
        <w:t xml:space="preserve"> that are happening that day are displayed as clickable green nodes and </w:t>
      </w:r>
      <w:proofErr w:type="spellStart"/>
      <w:r>
        <w:rPr>
          <w:sz w:val="24"/>
          <w:szCs w:val="24"/>
        </w:rPr>
        <w:t>mics</w:t>
      </w:r>
      <w:proofErr w:type="spellEnd"/>
      <w:r>
        <w:rPr>
          <w:sz w:val="24"/>
          <w:szCs w:val="24"/>
        </w:rPr>
        <w:t xml:space="preserve"> that are active but not happening that day are displayed as clickable yellow nodes.</w:t>
      </w:r>
    </w:p>
    <w:p w14:paraId="6C9C0ECF" w14:textId="65F56907" w:rsidR="00E47E3C" w:rsidRDefault="00F10663">
      <w:pPr>
        <w:pStyle w:val="normal0"/>
        <w:ind w:firstLine="720"/>
      </w:pPr>
      <w:r>
        <w:rPr>
          <w:sz w:val="24"/>
          <w:szCs w:val="24"/>
        </w:rPr>
        <w:t xml:space="preserve">Another issue with </w:t>
      </w:r>
      <w:commentRangeStart w:id="52"/>
      <w:del w:id="53" w:author="Stephen Benson" w:date="2017-02-14T20:37:00Z">
        <w:r w:rsidDel="00E15D4E">
          <w:rPr>
            <w:sz w:val="24"/>
            <w:szCs w:val="24"/>
          </w:rPr>
          <w:delText>this</w:delText>
        </w:r>
        <w:commentRangeEnd w:id="52"/>
        <w:r w:rsidR="001C667B" w:rsidDel="00E15D4E">
          <w:rPr>
            <w:rStyle w:val="CommentReference"/>
          </w:rPr>
          <w:commentReference w:id="52"/>
        </w:r>
        <w:r w:rsidDel="00E15D4E">
          <w:rPr>
            <w:sz w:val="24"/>
            <w:szCs w:val="24"/>
          </w:rPr>
          <w:delText xml:space="preserve"> </w:delText>
        </w:r>
      </w:del>
      <w:ins w:id="54" w:author="Stephen Benson" w:date="2017-02-14T20:37:00Z">
        <w:r w:rsidR="00E15D4E">
          <w:rPr>
            <w:sz w:val="24"/>
            <w:szCs w:val="24"/>
          </w:rPr>
          <w:t xml:space="preserve">the current </w:t>
        </w:r>
      </w:ins>
      <w:r>
        <w:rPr>
          <w:sz w:val="24"/>
          <w:szCs w:val="24"/>
        </w:rPr>
        <w:t xml:space="preserve">system is how up to date an open </w:t>
      </w:r>
      <w:proofErr w:type="spellStart"/>
      <w:r>
        <w:rPr>
          <w:sz w:val="24"/>
          <w:szCs w:val="24"/>
        </w:rPr>
        <w:t>mic</w:t>
      </w:r>
      <w:proofErr w:type="spellEnd"/>
      <w:r>
        <w:rPr>
          <w:sz w:val="24"/>
          <w:szCs w:val="24"/>
        </w:rPr>
        <w:t xml:space="preserve"> listing is. Looking at the Bay Area Comedy Open </w:t>
      </w:r>
      <w:proofErr w:type="spellStart"/>
      <w:r>
        <w:rPr>
          <w:sz w:val="24"/>
          <w:szCs w:val="24"/>
        </w:rPr>
        <w:t>Mic</w:t>
      </w:r>
      <w:proofErr w:type="spellEnd"/>
      <w:r>
        <w:rPr>
          <w:sz w:val="24"/>
          <w:szCs w:val="24"/>
        </w:rPr>
        <w:t xml:space="preserve"> calendar above, someone well versed in the scene can quickly pick out several </w:t>
      </w:r>
      <w:proofErr w:type="spellStart"/>
      <w:r>
        <w:rPr>
          <w:sz w:val="24"/>
          <w:szCs w:val="24"/>
        </w:rPr>
        <w:t>mics</w:t>
      </w:r>
      <w:proofErr w:type="spellEnd"/>
      <w:r>
        <w:rPr>
          <w:sz w:val="24"/>
          <w:szCs w:val="24"/>
        </w:rPr>
        <w:t xml:space="preserve"> from the list that have been discontinued or now meet on a bi-weekly basis as opposed to a weekly basis as listed. Even if a </w:t>
      </w:r>
      <w:proofErr w:type="spellStart"/>
      <w:r>
        <w:rPr>
          <w:sz w:val="24"/>
          <w:szCs w:val="24"/>
        </w:rPr>
        <w:t>mic</w:t>
      </w:r>
      <w:proofErr w:type="spellEnd"/>
      <w:r>
        <w:rPr>
          <w:sz w:val="24"/>
          <w:szCs w:val="24"/>
        </w:rPr>
        <w:t xml:space="preserve"> is correctly listed and up to date in the calendar, the </w:t>
      </w:r>
      <w:proofErr w:type="spellStart"/>
      <w:r>
        <w:rPr>
          <w:sz w:val="24"/>
          <w:szCs w:val="24"/>
        </w:rPr>
        <w:t>mic</w:t>
      </w:r>
      <w:proofErr w:type="spellEnd"/>
      <w:r>
        <w:rPr>
          <w:sz w:val="24"/>
          <w:szCs w:val="24"/>
        </w:rPr>
        <w:t xml:space="preserve"> will on occasion get canceled some weeks due to unforeseen circumstances (producer’s car broke down, trivia night at the bar replaced the </w:t>
      </w:r>
      <w:proofErr w:type="spellStart"/>
      <w:r>
        <w:rPr>
          <w:sz w:val="24"/>
          <w:szCs w:val="24"/>
        </w:rPr>
        <w:t>mic</w:t>
      </w:r>
      <w:proofErr w:type="spellEnd"/>
      <w:r>
        <w:rPr>
          <w:sz w:val="24"/>
          <w:szCs w:val="24"/>
        </w:rPr>
        <w:t xml:space="preserve"> that week, etc.). </w:t>
      </w:r>
      <w:del w:id="55" w:author="Stephen Benson" w:date="2017-02-14T20:39:00Z">
        <w:r w:rsidDel="00E15D4E">
          <w:rPr>
            <w:sz w:val="24"/>
            <w:szCs w:val="24"/>
          </w:rPr>
          <w:delText xml:space="preserve">This </w:delText>
        </w:r>
      </w:del>
      <w:ins w:id="56" w:author="Stephen Benson" w:date="2017-02-14T20:39:00Z">
        <w:r w:rsidR="00E15D4E">
          <w:rPr>
            <w:sz w:val="24"/>
            <w:szCs w:val="24"/>
          </w:rPr>
          <w:t xml:space="preserve">Currently, the only </w:t>
        </w:r>
      </w:ins>
      <w:del w:id="57" w:author="Stephen Benson" w:date="2017-02-14T20:39:00Z">
        <w:r w:rsidDel="00E15D4E">
          <w:rPr>
            <w:sz w:val="24"/>
            <w:szCs w:val="24"/>
          </w:rPr>
          <w:delText>means that the only</w:delText>
        </w:r>
      </w:del>
      <w:r>
        <w:rPr>
          <w:sz w:val="24"/>
          <w:szCs w:val="24"/>
        </w:rPr>
        <w:t xml:space="preserve"> way </w:t>
      </w:r>
      <w:del w:id="58" w:author="Stephen Benson" w:date="2017-02-14T20:39:00Z">
        <w:r w:rsidDel="00E15D4E">
          <w:rPr>
            <w:sz w:val="24"/>
            <w:szCs w:val="24"/>
          </w:rPr>
          <w:delText xml:space="preserve">one </w:delText>
        </w:r>
      </w:del>
      <w:ins w:id="59" w:author="Stephen Benson" w:date="2017-02-14T20:39:00Z">
        <w:r w:rsidR="00E15D4E">
          <w:rPr>
            <w:sz w:val="24"/>
            <w:szCs w:val="24"/>
          </w:rPr>
          <w:t xml:space="preserve">comedian </w:t>
        </w:r>
      </w:ins>
      <w:r>
        <w:rPr>
          <w:sz w:val="24"/>
          <w:szCs w:val="24"/>
        </w:rPr>
        <w:t xml:space="preserve">can </w:t>
      </w:r>
      <w:del w:id="60" w:author="Stephen Benson" w:date="2017-02-14T20:39:00Z">
        <w:r w:rsidDel="00E15D4E">
          <w:rPr>
            <w:sz w:val="24"/>
            <w:szCs w:val="24"/>
          </w:rPr>
          <w:delText xml:space="preserve">really </w:delText>
        </w:r>
      </w:del>
      <w:r>
        <w:rPr>
          <w:sz w:val="24"/>
          <w:szCs w:val="24"/>
        </w:rPr>
        <w:t xml:space="preserve">be sure that the </w:t>
      </w:r>
      <w:proofErr w:type="spellStart"/>
      <w:r>
        <w:rPr>
          <w:sz w:val="24"/>
          <w:szCs w:val="24"/>
        </w:rPr>
        <w:t>mic</w:t>
      </w:r>
      <w:proofErr w:type="spellEnd"/>
      <w:r>
        <w:rPr>
          <w:sz w:val="24"/>
          <w:szCs w:val="24"/>
        </w:rPr>
        <w:t xml:space="preserve"> is happening that day is if the </w:t>
      </w:r>
      <w:commentRangeStart w:id="61"/>
      <w:del w:id="62" w:author="Stephen Benson" w:date="2017-02-14T20:39:00Z">
        <w:r w:rsidDel="00E15D4E">
          <w:rPr>
            <w:sz w:val="24"/>
            <w:szCs w:val="24"/>
          </w:rPr>
          <w:delText>producer</w:delText>
        </w:r>
        <w:commentRangeEnd w:id="61"/>
        <w:r w:rsidR="00235233" w:rsidDel="00E15D4E">
          <w:rPr>
            <w:rStyle w:val="CommentReference"/>
          </w:rPr>
          <w:commentReference w:id="61"/>
        </w:r>
        <w:r w:rsidDel="00E15D4E">
          <w:rPr>
            <w:sz w:val="24"/>
            <w:szCs w:val="24"/>
          </w:rPr>
          <w:delText xml:space="preserve"> </w:delText>
        </w:r>
      </w:del>
      <w:ins w:id="63" w:author="Stephen Benson" w:date="2017-02-14T20:39:00Z">
        <w:r w:rsidR="00E15D4E">
          <w:rPr>
            <w:sz w:val="24"/>
            <w:szCs w:val="24"/>
          </w:rPr>
          <w:t xml:space="preserve">host </w:t>
        </w:r>
      </w:ins>
      <w:r>
        <w:rPr>
          <w:sz w:val="24"/>
          <w:szCs w:val="24"/>
        </w:rPr>
        <w:t xml:space="preserve">posts to the Facebook group that day indicating that the </w:t>
      </w:r>
      <w:proofErr w:type="spellStart"/>
      <w:r>
        <w:rPr>
          <w:sz w:val="24"/>
          <w:szCs w:val="24"/>
        </w:rPr>
        <w:t>mic</w:t>
      </w:r>
      <w:proofErr w:type="spellEnd"/>
      <w:r>
        <w:rPr>
          <w:sz w:val="24"/>
          <w:szCs w:val="24"/>
        </w:rPr>
        <w:t xml:space="preserve"> is happening. </w:t>
      </w:r>
      <w:del w:id="64" w:author="Stephen Benson" w:date="2017-02-14T20:40:00Z">
        <w:r w:rsidDel="00E15D4E">
          <w:rPr>
            <w:sz w:val="24"/>
            <w:szCs w:val="24"/>
          </w:rPr>
          <w:delText xml:space="preserve">This </w:delText>
        </w:r>
      </w:del>
      <w:ins w:id="65" w:author="Stephen Benson" w:date="2017-02-14T20:40:00Z">
        <w:r w:rsidR="00E15D4E">
          <w:rPr>
            <w:sz w:val="24"/>
            <w:szCs w:val="24"/>
          </w:rPr>
          <w:t xml:space="preserve">However, this </w:t>
        </w:r>
      </w:ins>
      <w:r>
        <w:rPr>
          <w:sz w:val="24"/>
          <w:szCs w:val="24"/>
        </w:rPr>
        <w:t xml:space="preserve">is problematic because any given </w:t>
      </w:r>
      <w:del w:id="66" w:author="Stephen Benson" w:date="2017-02-14T20:40:00Z">
        <w:r w:rsidDel="00E15D4E">
          <w:rPr>
            <w:sz w:val="24"/>
            <w:szCs w:val="24"/>
          </w:rPr>
          <w:delText xml:space="preserve">comic </w:delText>
        </w:r>
      </w:del>
      <w:ins w:id="67" w:author="Stephen Benson" w:date="2017-02-14T20:40:00Z">
        <w:r w:rsidR="00E15D4E">
          <w:rPr>
            <w:sz w:val="24"/>
            <w:szCs w:val="24"/>
          </w:rPr>
          <w:t xml:space="preserve">comedian </w:t>
        </w:r>
      </w:ins>
      <w:r>
        <w:rPr>
          <w:sz w:val="24"/>
          <w:szCs w:val="24"/>
        </w:rPr>
        <w:t xml:space="preserve">may not be Facebook friends with the </w:t>
      </w:r>
      <w:del w:id="68" w:author="Stephen Benson" w:date="2017-02-14T20:40:00Z">
        <w:r w:rsidDel="00E15D4E">
          <w:rPr>
            <w:sz w:val="24"/>
            <w:szCs w:val="24"/>
          </w:rPr>
          <w:delText>producer</w:delText>
        </w:r>
      </w:del>
      <w:ins w:id="69" w:author="Stephen Benson" w:date="2017-02-14T20:40:00Z">
        <w:r w:rsidR="00E15D4E">
          <w:rPr>
            <w:sz w:val="24"/>
            <w:szCs w:val="24"/>
          </w:rPr>
          <w:t>host</w:t>
        </w:r>
      </w:ins>
      <w:r>
        <w:rPr>
          <w:sz w:val="24"/>
          <w:szCs w:val="24"/>
        </w:rPr>
        <w:t xml:space="preserve">, and as a result not receive notification of whether the </w:t>
      </w:r>
      <w:proofErr w:type="spellStart"/>
      <w:r>
        <w:rPr>
          <w:sz w:val="24"/>
          <w:szCs w:val="24"/>
        </w:rPr>
        <w:t>mic</w:t>
      </w:r>
      <w:proofErr w:type="spellEnd"/>
      <w:r>
        <w:rPr>
          <w:sz w:val="24"/>
          <w:szCs w:val="24"/>
        </w:rPr>
        <w:t xml:space="preserve"> is happening or not, and either show up to a </w:t>
      </w:r>
      <w:proofErr w:type="spellStart"/>
      <w:r>
        <w:rPr>
          <w:sz w:val="24"/>
          <w:szCs w:val="24"/>
        </w:rPr>
        <w:t>mic</w:t>
      </w:r>
      <w:proofErr w:type="spellEnd"/>
      <w:r>
        <w:rPr>
          <w:sz w:val="24"/>
          <w:szCs w:val="24"/>
        </w:rPr>
        <w:t xml:space="preserve"> that got cancelled, or not show up to a </w:t>
      </w:r>
      <w:proofErr w:type="spellStart"/>
      <w:r>
        <w:rPr>
          <w:sz w:val="24"/>
          <w:szCs w:val="24"/>
        </w:rPr>
        <w:t>mic</w:t>
      </w:r>
      <w:proofErr w:type="spellEnd"/>
      <w:r>
        <w:rPr>
          <w:sz w:val="24"/>
          <w:szCs w:val="24"/>
        </w:rPr>
        <w:t xml:space="preserve"> that is in fact happening. In </w:t>
      </w:r>
      <w:proofErr w:type="spellStart"/>
      <w:r>
        <w:rPr>
          <w:sz w:val="24"/>
          <w:szCs w:val="24"/>
        </w:rPr>
        <w:t>MicSpot</w:t>
      </w:r>
      <w:proofErr w:type="spellEnd"/>
      <w:r>
        <w:rPr>
          <w:sz w:val="24"/>
          <w:szCs w:val="24"/>
        </w:rPr>
        <w:t xml:space="preserve">, a </w:t>
      </w:r>
      <w:del w:id="70" w:author="Stephen Benson" w:date="2017-02-14T20:40:00Z">
        <w:r w:rsidDel="00E15D4E">
          <w:rPr>
            <w:sz w:val="24"/>
            <w:szCs w:val="24"/>
          </w:rPr>
          <w:delText xml:space="preserve">producer </w:delText>
        </w:r>
      </w:del>
      <w:ins w:id="71" w:author="Stephen Benson" w:date="2017-02-14T20:40:00Z">
        <w:r w:rsidR="00E15D4E">
          <w:rPr>
            <w:sz w:val="24"/>
            <w:szCs w:val="24"/>
          </w:rPr>
          <w:t xml:space="preserve">host </w:t>
        </w:r>
      </w:ins>
      <w:r>
        <w:rPr>
          <w:sz w:val="24"/>
          <w:szCs w:val="24"/>
        </w:rPr>
        <w:t xml:space="preserve">will have the ability to add their open </w:t>
      </w:r>
      <w:proofErr w:type="spellStart"/>
      <w:r>
        <w:rPr>
          <w:sz w:val="24"/>
          <w:szCs w:val="24"/>
        </w:rPr>
        <w:t>mic</w:t>
      </w:r>
      <w:proofErr w:type="spellEnd"/>
      <w:r>
        <w:rPr>
          <w:sz w:val="24"/>
          <w:szCs w:val="24"/>
        </w:rPr>
        <w:t xml:space="preserve"> to the map, and once added with the proper parameters (duration, location, set length given to each </w:t>
      </w:r>
      <w:del w:id="72" w:author="Stephen Benson" w:date="2017-02-15T19:34:00Z">
        <w:r w:rsidDel="00F730F7">
          <w:rPr>
            <w:sz w:val="24"/>
            <w:szCs w:val="24"/>
          </w:rPr>
          <w:delText>comic</w:delText>
        </w:r>
      </w:del>
      <w:ins w:id="73" w:author="Stephen Benson" w:date="2017-02-15T19:34:00Z">
        <w:r w:rsidR="00F730F7">
          <w:rPr>
            <w:sz w:val="24"/>
            <w:szCs w:val="24"/>
          </w:rPr>
          <w:t>comedian</w:t>
        </w:r>
      </w:ins>
      <w:r>
        <w:rPr>
          <w:sz w:val="24"/>
          <w:szCs w:val="24"/>
        </w:rPr>
        <w:t xml:space="preserve">, recurring basis, etc.), the </w:t>
      </w:r>
      <w:del w:id="74" w:author="Stephen Benson" w:date="2017-02-14T20:40:00Z">
        <w:r w:rsidDel="00E15D4E">
          <w:rPr>
            <w:sz w:val="24"/>
            <w:szCs w:val="24"/>
          </w:rPr>
          <w:delText xml:space="preserve">producer </w:delText>
        </w:r>
      </w:del>
      <w:ins w:id="75" w:author="Stephen Benson" w:date="2017-02-14T20:40:00Z">
        <w:r w:rsidR="00E15D4E">
          <w:rPr>
            <w:sz w:val="24"/>
            <w:szCs w:val="24"/>
          </w:rPr>
          <w:t xml:space="preserve">host </w:t>
        </w:r>
      </w:ins>
      <w:r>
        <w:rPr>
          <w:sz w:val="24"/>
          <w:szCs w:val="24"/>
        </w:rPr>
        <w:t xml:space="preserve">will be prompted by the app the morning of the day the </w:t>
      </w:r>
      <w:proofErr w:type="spellStart"/>
      <w:r>
        <w:rPr>
          <w:sz w:val="24"/>
          <w:szCs w:val="24"/>
        </w:rPr>
        <w:t>mic</w:t>
      </w:r>
      <w:proofErr w:type="spellEnd"/>
      <w:r>
        <w:rPr>
          <w:sz w:val="24"/>
          <w:szCs w:val="24"/>
        </w:rPr>
        <w:t xml:space="preserve"> will occur with a simple opt in of “Is the </w:t>
      </w:r>
      <w:proofErr w:type="spellStart"/>
      <w:r>
        <w:rPr>
          <w:sz w:val="24"/>
          <w:szCs w:val="24"/>
        </w:rPr>
        <w:t>mic</w:t>
      </w:r>
      <w:proofErr w:type="spellEnd"/>
      <w:r>
        <w:rPr>
          <w:sz w:val="24"/>
          <w:szCs w:val="24"/>
        </w:rPr>
        <w:t xml:space="preserve"> happening today? Y/N”. The </w:t>
      </w:r>
      <w:del w:id="76" w:author="Stephen Benson" w:date="2017-02-14T20:40:00Z">
        <w:r w:rsidDel="00E15D4E">
          <w:rPr>
            <w:sz w:val="24"/>
            <w:szCs w:val="24"/>
          </w:rPr>
          <w:delText xml:space="preserve">producer </w:delText>
        </w:r>
      </w:del>
      <w:ins w:id="77" w:author="Stephen Benson" w:date="2017-02-14T20:40:00Z">
        <w:r w:rsidR="00E15D4E">
          <w:rPr>
            <w:sz w:val="24"/>
            <w:szCs w:val="24"/>
          </w:rPr>
          <w:t xml:space="preserve">host </w:t>
        </w:r>
      </w:ins>
      <w:r>
        <w:rPr>
          <w:sz w:val="24"/>
          <w:szCs w:val="24"/>
        </w:rPr>
        <w:t xml:space="preserve">can respond to this with one tap, where </w:t>
      </w:r>
      <w:del w:id="78" w:author="Stephen Benson" w:date="2017-02-15T19:34:00Z">
        <w:r w:rsidDel="00F730F7">
          <w:rPr>
            <w:sz w:val="24"/>
            <w:szCs w:val="24"/>
          </w:rPr>
          <w:delText>comic</w:delText>
        </w:r>
      </w:del>
      <w:ins w:id="79" w:author="Stephen Benson" w:date="2017-02-15T19:34:00Z">
        <w:r w:rsidR="00F730F7">
          <w:rPr>
            <w:sz w:val="24"/>
            <w:szCs w:val="24"/>
          </w:rPr>
          <w:t>comedian</w:t>
        </w:r>
      </w:ins>
      <w:r>
        <w:rPr>
          <w:sz w:val="24"/>
          <w:szCs w:val="24"/>
        </w:rPr>
        <w:t xml:space="preserve">s will then be able to see if the </w:t>
      </w:r>
      <w:proofErr w:type="spellStart"/>
      <w:r>
        <w:rPr>
          <w:sz w:val="24"/>
          <w:szCs w:val="24"/>
        </w:rPr>
        <w:t>mic</w:t>
      </w:r>
      <w:proofErr w:type="spellEnd"/>
      <w:r>
        <w:rPr>
          <w:sz w:val="24"/>
          <w:szCs w:val="24"/>
        </w:rPr>
        <w:t xml:space="preserve"> is running that day or </w:t>
      </w:r>
      <w:commentRangeStart w:id="80"/>
      <w:r>
        <w:rPr>
          <w:sz w:val="24"/>
          <w:szCs w:val="24"/>
        </w:rPr>
        <w:t>not</w:t>
      </w:r>
      <w:commentRangeEnd w:id="80"/>
      <w:r w:rsidR="00235233">
        <w:rPr>
          <w:rStyle w:val="CommentReference"/>
        </w:rPr>
        <w:commentReference w:id="80"/>
      </w:r>
      <w:r>
        <w:rPr>
          <w:sz w:val="24"/>
          <w:szCs w:val="24"/>
        </w:rPr>
        <w:t>.</w:t>
      </w:r>
    </w:p>
    <w:p w14:paraId="39F105E6" w14:textId="77777777" w:rsidR="00E47E3C" w:rsidRDefault="00E47E3C">
      <w:pPr>
        <w:pStyle w:val="normal0"/>
        <w:ind w:firstLine="720"/>
      </w:pPr>
    </w:p>
    <w:p w14:paraId="6E7C1534" w14:textId="77777777" w:rsidR="00E47E3C" w:rsidRDefault="00F10663">
      <w:pPr>
        <w:pStyle w:val="normal0"/>
      </w:pPr>
      <w:r>
        <w:rPr>
          <w:b/>
          <w:sz w:val="24"/>
          <w:szCs w:val="24"/>
        </w:rPr>
        <w:t xml:space="preserve">Open </w:t>
      </w:r>
      <w:proofErr w:type="spellStart"/>
      <w:r>
        <w:rPr>
          <w:b/>
          <w:sz w:val="24"/>
          <w:szCs w:val="24"/>
        </w:rPr>
        <w:t>mic</w:t>
      </w:r>
      <w:proofErr w:type="spellEnd"/>
      <w:r>
        <w:rPr>
          <w:b/>
          <w:sz w:val="24"/>
          <w:szCs w:val="24"/>
        </w:rPr>
        <w:t xml:space="preserve"> signups</w:t>
      </w:r>
    </w:p>
    <w:p w14:paraId="29466520" w14:textId="71C2878F" w:rsidR="00E47E3C" w:rsidRDefault="00F10663">
      <w:pPr>
        <w:pStyle w:val="normal0"/>
        <w:ind w:firstLine="720"/>
      </w:pPr>
      <w:r>
        <w:rPr>
          <w:sz w:val="24"/>
          <w:szCs w:val="24"/>
        </w:rPr>
        <w:t xml:space="preserve">Signing up for an open </w:t>
      </w:r>
      <w:proofErr w:type="spellStart"/>
      <w:r>
        <w:rPr>
          <w:sz w:val="24"/>
          <w:szCs w:val="24"/>
        </w:rPr>
        <w:t>mic</w:t>
      </w:r>
      <w:proofErr w:type="spellEnd"/>
      <w:r>
        <w:rPr>
          <w:sz w:val="24"/>
          <w:szCs w:val="24"/>
        </w:rPr>
        <w:t xml:space="preserve"> is also a problem. Some </w:t>
      </w:r>
      <w:proofErr w:type="spellStart"/>
      <w:r>
        <w:rPr>
          <w:sz w:val="24"/>
          <w:szCs w:val="24"/>
        </w:rPr>
        <w:t>mics</w:t>
      </w:r>
      <w:proofErr w:type="spellEnd"/>
      <w:r>
        <w:rPr>
          <w:sz w:val="24"/>
          <w:szCs w:val="24"/>
        </w:rPr>
        <w:t xml:space="preserve"> have in person sign ups, where </w:t>
      </w:r>
      <w:del w:id="81" w:author="Stephen Benson" w:date="2017-02-15T19:34:00Z">
        <w:r w:rsidDel="00F730F7">
          <w:rPr>
            <w:sz w:val="24"/>
            <w:szCs w:val="24"/>
          </w:rPr>
          <w:delText>comic</w:delText>
        </w:r>
      </w:del>
      <w:ins w:id="82" w:author="Stephen Benson" w:date="2017-02-15T19:34:00Z">
        <w:r w:rsidR="00F730F7">
          <w:rPr>
            <w:sz w:val="24"/>
            <w:szCs w:val="24"/>
          </w:rPr>
          <w:t>comedian</w:t>
        </w:r>
      </w:ins>
      <w:r>
        <w:rPr>
          <w:sz w:val="24"/>
          <w:szCs w:val="24"/>
        </w:rPr>
        <w:t xml:space="preserve">s may have to get to the venue over an hour in advance to be </w:t>
      </w:r>
      <w:r>
        <w:rPr>
          <w:sz w:val="24"/>
          <w:szCs w:val="24"/>
        </w:rPr>
        <w:lastRenderedPageBreak/>
        <w:t xml:space="preserve">guaranteed a spot. Other </w:t>
      </w:r>
      <w:proofErr w:type="spellStart"/>
      <w:r>
        <w:rPr>
          <w:sz w:val="24"/>
          <w:szCs w:val="24"/>
        </w:rPr>
        <w:t>mics</w:t>
      </w:r>
      <w:proofErr w:type="spellEnd"/>
      <w:r>
        <w:rPr>
          <w:sz w:val="24"/>
          <w:szCs w:val="24"/>
        </w:rPr>
        <w:t xml:space="preserve"> do online pre-signups, where the producer will post to the Facebook group </w:t>
      </w:r>
      <w:del w:id="83" w:author="Modifica, Lisa" w:date="2017-01-24T20:55:00Z">
        <w:r w:rsidDel="00235233">
          <w:rPr>
            <w:sz w:val="24"/>
            <w:szCs w:val="24"/>
          </w:rPr>
          <w:delText xml:space="preserve">some time </w:delText>
        </w:r>
      </w:del>
      <w:r>
        <w:rPr>
          <w:sz w:val="24"/>
          <w:szCs w:val="24"/>
        </w:rPr>
        <w:t xml:space="preserve">the day of the </w:t>
      </w:r>
      <w:proofErr w:type="spellStart"/>
      <w:r>
        <w:rPr>
          <w:sz w:val="24"/>
          <w:szCs w:val="24"/>
        </w:rPr>
        <w:t>mic</w:t>
      </w:r>
      <w:proofErr w:type="spellEnd"/>
      <w:r>
        <w:rPr>
          <w:sz w:val="24"/>
          <w:szCs w:val="24"/>
        </w:rPr>
        <w:t xml:space="preserve"> to the Facebook group and allow </w:t>
      </w:r>
      <w:del w:id="84" w:author="Stephen Benson" w:date="2017-02-15T19:34:00Z">
        <w:r w:rsidDel="00F730F7">
          <w:rPr>
            <w:sz w:val="24"/>
            <w:szCs w:val="24"/>
          </w:rPr>
          <w:delText>comic</w:delText>
        </w:r>
      </w:del>
      <w:ins w:id="85" w:author="Stephen Benson" w:date="2017-02-15T19:34:00Z">
        <w:r w:rsidR="00F730F7">
          <w:rPr>
            <w:sz w:val="24"/>
            <w:szCs w:val="24"/>
          </w:rPr>
          <w:t>comedian</w:t>
        </w:r>
      </w:ins>
      <w:r>
        <w:rPr>
          <w:sz w:val="24"/>
          <w:szCs w:val="24"/>
        </w:rPr>
        <w:t xml:space="preserve">s to sign up for slots via commenting with their desired slot number on the post. This can be problematic because the vast majority of open </w:t>
      </w:r>
      <w:proofErr w:type="spellStart"/>
      <w:r>
        <w:rPr>
          <w:sz w:val="24"/>
          <w:szCs w:val="24"/>
        </w:rPr>
        <w:t>mic</w:t>
      </w:r>
      <w:proofErr w:type="spellEnd"/>
      <w:r>
        <w:rPr>
          <w:sz w:val="24"/>
          <w:szCs w:val="24"/>
        </w:rPr>
        <w:t xml:space="preserve"> producers work day jobs, so the sign up post will not be consistently posted at the same time each week. This lack of consistency makes pre-signups tough for open </w:t>
      </w:r>
      <w:proofErr w:type="spellStart"/>
      <w:r>
        <w:rPr>
          <w:sz w:val="24"/>
          <w:szCs w:val="24"/>
        </w:rPr>
        <w:t>mic</w:t>
      </w:r>
      <w:proofErr w:type="spellEnd"/>
      <w:r>
        <w:rPr>
          <w:sz w:val="24"/>
          <w:szCs w:val="24"/>
        </w:rPr>
        <w:t xml:space="preserve"> </w:t>
      </w:r>
      <w:del w:id="86" w:author="Stephen Benson" w:date="2017-02-15T19:34:00Z">
        <w:r w:rsidDel="00F730F7">
          <w:rPr>
            <w:sz w:val="24"/>
            <w:szCs w:val="24"/>
          </w:rPr>
          <w:delText>comic</w:delText>
        </w:r>
      </w:del>
      <w:ins w:id="87" w:author="Stephen Benson" w:date="2017-02-15T19:34:00Z">
        <w:r w:rsidR="00F730F7">
          <w:rPr>
            <w:sz w:val="24"/>
            <w:szCs w:val="24"/>
          </w:rPr>
          <w:t>comedian</w:t>
        </w:r>
      </w:ins>
      <w:r>
        <w:rPr>
          <w:sz w:val="24"/>
          <w:szCs w:val="24"/>
        </w:rPr>
        <w:t xml:space="preserve">s that work jobs without the flexibility to be constantly checking Facebook for </w:t>
      </w:r>
      <w:proofErr w:type="spellStart"/>
      <w:r>
        <w:rPr>
          <w:sz w:val="24"/>
          <w:szCs w:val="24"/>
        </w:rPr>
        <w:t>mic</w:t>
      </w:r>
      <w:proofErr w:type="spellEnd"/>
      <w:r>
        <w:rPr>
          <w:sz w:val="24"/>
          <w:szCs w:val="24"/>
        </w:rPr>
        <w:t xml:space="preserve"> postings. </w:t>
      </w:r>
      <w:proofErr w:type="spellStart"/>
      <w:r>
        <w:rPr>
          <w:sz w:val="24"/>
          <w:szCs w:val="24"/>
        </w:rPr>
        <w:t>MicSpot</w:t>
      </w:r>
      <w:proofErr w:type="spellEnd"/>
      <w:r>
        <w:rPr>
          <w:sz w:val="24"/>
          <w:szCs w:val="24"/>
        </w:rPr>
        <w:t xml:space="preserve"> addresses the sign up system by allowing </w:t>
      </w:r>
      <w:proofErr w:type="spellStart"/>
      <w:r>
        <w:rPr>
          <w:sz w:val="24"/>
          <w:szCs w:val="24"/>
        </w:rPr>
        <w:t>mic</w:t>
      </w:r>
      <w:proofErr w:type="spellEnd"/>
      <w:r>
        <w:rPr>
          <w:sz w:val="24"/>
          <w:szCs w:val="24"/>
        </w:rPr>
        <w:t xml:space="preserve"> producers to automate sign up postings, where a producer can opt to have sign ups open at a set time of day the day of the </w:t>
      </w:r>
      <w:proofErr w:type="spellStart"/>
      <w:r>
        <w:rPr>
          <w:sz w:val="24"/>
          <w:szCs w:val="24"/>
        </w:rPr>
        <w:t>mic</w:t>
      </w:r>
      <w:proofErr w:type="spellEnd"/>
      <w:r>
        <w:rPr>
          <w:sz w:val="24"/>
          <w:szCs w:val="24"/>
        </w:rPr>
        <w:t xml:space="preserve"> each week. </w:t>
      </w:r>
      <w:del w:id="88" w:author="Stephen Benson" w:date="2017-02-15T19:34:00Z">
        <w:r w:rsidDel="00F730F7">
          <w:rPr>
            <w:sz w:val="24"/>
            <w:szCs w:val="24"/>
          </w:rPr>
          <w:delText>Comic</w:delText>
        </w:r>
      </w:del>
      <w:ins w:id="89" w:author="Stephen Benson" w:date="2017-02-15T19:34:00Z">
        <w:r w:rsidR="00F730F7">
          <w:rPr>
            <w:sz w:val="24"/>
            <w:szCs w:val="24"/>
          </w:rPr>
          <w:t>Comedian</w:t>
        </w:r>
      </w:ins>
      <w:r>
        <w:rPr>
          <w:sz w:val="24"/>
          <w:szCs w:val="24"/>
        </w:rPr>
        <w:t xml:space="preserve">s then know when exactly pre-sign ups will be posted, and can plan ahead </w:t>
      </w:r>
      <w:del w:id="90" w:author="Modifica, Lisa" w:date="2017-01-24T20:56:00Z">
        <w:r w:rsidDel="00235233">
          <w:rPr>
            <w:sz w:val="24"/>
            <w:szCs w:val="24"/>
          </w:rPr>
          <w:delText xml:space="preserve">of time to take a moment out of their day at that time </w:delText>
        </w:r>
      </w:del>
      <w:r>
        <w:rPr>
          <w:sz w:val="24"/>
          <w:szCs w:val="24"/>
        </w:rPr>
        <w:t>to sign up</w:t>
      </w:r>
      <w:ins w:id="91" w:author="Modifica, Lisa" w:date="2017-01-24T20:56:00Z">
        <w:r w:rsidR="00235233">
          <w:rPr>
            <w:sz w:val="24"/>
            <w:szCs w:val="24"/>
          </w:rPr>
          <w:t xml:space="preserve"> at that time</w:t>
        </w:r>
      </w:ins>
      <w:r>
        <w:rPr>
          <w:sz w:val="24"/>
          <w:szCs w:val="24"/>
        </w:rPr>
        <w:t xml:space="preserve">. </w:t>
      </w:r>
      <w:del w:id="92" w:author="Stephen Benson" w:date="2017-02-15T19:34:00Z">
        <w:r w:rsidDel="00F730F7">
          <w:rPr>
            <w:sz w:val="24"/>
            <w:szCs w:val="24"/>
          </w:rPr>
          <w:delText>Comic</w:delText>
        </w:r>
      </w:del>
      <w:ins w:id="93" w:author="Stephen Benson" w:date="2017-02-15T19:34:00Z">
        <w:r w:rsidR="00F730F7">
          <w:rPr>
            <w:sz w:val="24"/>
            <w:szCs w:val="24"/>
          </w:rPr>
          <w:t>Comedian</w:t>
        </w:r>
      </w:ins>
      <w:r>
        <w:rPr>
          <w:sz w:val="24"/>
          <w:szCs w:val="24"/>
        </w:rPr>
        <w:t xml:space="preserve">s that consistently attend that </w:t>
      </w:r>
      <w:proofErr w:type="spellStart"/>
      <w:r>
        <w:rPr>
          <w:sz w:val="24"/>
          <w:szCs w:val="24"/>
        </w:rPr>
        <w:t>mic</w:t>
      </w:r>
      <w:proofErr w:type="spellEnd"/>
      <w:r>
        <w:rPr>
          <w:sz w:val="24"/>
          <w:szCs w:val="24"/>
        </w:rPr>
        <w:t xml:space="preserve"> can turn on sign-up notifications for the </w:t>
      </w:r>
      <w:proofErr w:type="spellStart"/>
      <w:r>
        <w:rPr>
          <w:sz w:val="24"/>
          <w:szCs w:val="24"/>
        </w:rPr>
        <w:t>mic</w:t>
      </w:r>
      <w:proofErr w:type="spellEnd"/>
      <w:del w:id="94" w:author="Modifica, Lisa" w:date="2017-01-24T20:58:00Z">
        <w:r w:rsidDel="00235233">
          <w:rPr>
            <w:sz w:val="24"/>
            <w:szCs w:val="24"/>
          </w:rPr>
          <w:delText>,</w:delText>
        </w:r>
      </w:del>
      <w:r>
        <w:rPr>
          <w:sz w:val="24"/>
          <w:szCs w:val="24"/>
        </w:rPr>
        <w:t xml:space="preserve"> and get prompted by the app to sign up for a slot once signups open.</w:t>
      </w:r>
    </w:p>
    <w:p w14:paraId="0CA25292" w14:textId="77777777" w:rsidR="00E47E3C" w:rsidRDefault="00E47E3C">
      <w:pPr>
        <w:pStyle w:val="normal0"/>
      </w:pPr>
    </w:p>
    <w:p w14:paraId="4A466BA0" w14:textId="77777777" w:rsidR="00E47E3C" w:rsidRDefault="00F10663">
      <w:pPr>
        <w:pStyle w:val="normal0"/>
      </w:pPr>
      <w:r>
        <w:rPr>
          <w:b/>
          <w:sz w:val="24"/>
          <w:szCs w:val="24"/>
        </w:rPr>
        <w:t>Transportation Coordination</w:t>
      </w:r>
    </w:p>
    <w:p w14:paraId="0A9BC8FF" w14:textId="439EEF61" w:rsidR="00E47E3C" w:rsidRDefault="00F10663">
      <w:pPr>
        <w:pStyle w:val="normal0"/>
      </w:pPr>
      <w:r>
        <w:rPr>
          <w:sz w:val="24"/>
          <w:szCs w:val="24"/>
        </w:rPr>
        <w:tab/>
        <w:t xml:space="preserve">For many </w:t>
      </w:r>
      <w:del w:id="95" w:author="Stephen Benson" w:date="2017-02-15T19:34:00Z">
        <w:r w:rsidDel="00F730F7">
          <w:rPr>
            <w:sz w:val="24"/>
            <w:szCs w:val="24"/>
          </w:rPr>
          <w:delText>comic</w:delText>
        </w:r>
      </w:del>
      <w:ins w:id="96" w:author="Stephen Benson" w:date="2017-02-15T19:34:00Z">
        <w:r w:rsidR="00F730F7">
          <w:rPr>
            <w:sz w:val="24"/>
            <w:szCs w:val="24"/>
          </w:rPr>
          <w:t>comedian</w:t>
        </w:r>
      </w:ins>
      <w:r>
        <w:rPr>
          <w:sz w:val="24"/>
          <w:szCs w:val="24"/>
        </w:rPr>
        <w:t xml:space="preserve">s, it is not uncommon to do 2-3 open </w:t>
      </w:r>
      <w:proofErr w:type="spellStart"/>
      <w:r>
        <w:rPr>
          <w:sz w:val="24"/>
          <w:szCs w:val="24"/>
        </w:rPr>
        <w:t>mics</w:t>
      </w:r>
      <w:proofErr w:type="spellEnd"/>
      <w:r>
        <w:rPr>
          <w:sz w:val="24"/>
          <w:szCs w:val="24"/>
        </w:rPr>
        <w:t xml:space="preserve"> in a night, 4-5 nights a week. The transportation costs of doing this can add up over time, where sometimes taking a bus or train is too slow to make your spot, so one has to drive or </w:t>
      </w:r>
      <w:proofErr w:type="spellStart"/>
      <w:r>
        <w:rPr>
          <w:sz w:val="24"/>
          <w:szCs w:val="24"/>
        </w:rPr>
        <w:t>Uber</w:t>
      </w:r>
      <w:proofErr w:type="spellEnd"/>
      <w:r>
        <w:rPr>
          <w:sz w:val="24"/>
          <w:szCs w:val="24"/>
        </w:rPr>
        <w:t xml:space="preserve">. Oftentimes, there will be multiple </w:t>
      </w:r>
      <w:del w:id="97" w:author="Stephen Benson" w:date="2017-02-15T19:34:00Z">
        <w:r w:rsidDel="00F730F7">
          <w:rPr>
            <w:sz w:val="24"/>
            <w:szCs w:val="24"/>
          </w:rPr>
          <w:delText>comic</w:delText>
        </w:r>
      </w:del>
      <w:ins w:id="98" w:author="Stephen Benson" w:date="2017-02-15T19:34:00Z">
        <w:r w:rsidR="00F730F7">
          <w:rPr>
            <w:sz w:val="24"/>
            <w:szCs w:val="24"/>
          </w:rPr>
          <w:t>comedian</w:t>
        </w:r>
      </w:ins>
      <w:r>
        <w:rPr>
          <w:sz w:val="24"/>
          <w:szCs w:val="24"/>
        </w:rPr>
        <w:t xml:space="preserve">s doing the same set of </w:t>
      </w:r>
      <w:proofErr w:type="spellStart"/>
      <w:r>
        <w:rPr>
          <w:sz w:val="24"/>
          <w:szCs w:val="24"/>
        </w:rPr>
        <w:t>mics</w:t>
      </w:r>
      <w:proofErr w:type="spellEnd"/>
      <w:r>
        <w:rPr>
          <w:sz w:val="24"/>
          <w:szCs w:val="24"/>
        </w:rPr>
        <w:t xml:space="preserve"> on any given night, and theoretically this would be used by </w:t>
      </w:r>
      <w:del w:id="99" w:author="Stephen Benson" w:date="2017-02-15T19:34:00Z">
        <w:r w:rsidDel="00F730F7">
          <w:rPr>
            <w:sz w:val="24"/>
            <w:szCs w:val="24"/>
          </w:rPr>
          <w:delText>comic</w:delText>
        </w:r>
      </w:del>
      <w:ins w:id="100" w:author="Stephen Benson" w:date="2017-02-15T19:34:00Z">
        <w:r w:rsidR="00F730F7">
          <w:rPr>
            <w:sz w:val="24"/>
            <w:szCs w:val="24"/>
          </w:rPr>
          <w:t>comedian</w:t>
        </w:r>
      </w:ins>
      <w:r>
        <w:rPr>
          <w:sz w:val="24"/>
          <w:szCs w:val="24"/>
        </w:rPr>
        <w:t xml:space="preserve">s to split transportation and save. However, in the current system there isn’t much visibility on this, and one would have to track down signup lists on individual Facebook posts to find out who exactly is going to be at each </w:t>
      </w:r>
      <w:proofErr w:type="spellStart"/>
      <w:r>
        <w:rPr>
          <w:sz w:val="24"/>
          <w:szCs w:val="24"/>
        </w:rPr>
        <w:t>mic</w:t>
      </w:r>
      <w:proofErr w:type="spellEnd"/>
      <w:r>
        <w:rPr>
          <w:sz w:val="24"/>
          <w:szCs w:val="24"/>
        </w:rPr>
        <w:t xml:space="preserve">, then reach out. </w:t>
      </w:r>
      <w:commentRangeStart w:id="101"/>
      <w:proofErr w:type="spellStart"/>
      <w:r>
        <w:rPr>
          <w:sz w:val="24"/>
          <w:szCs w:val="24"/>
        </w:rPr>
        <w:t>MicSpot</w:t>
      </w:r>
      <w:proofErr w:type="spellEnd"/>
      <w:ins w:id="102" w:author="Stephen Benson" w:date="2017-02-14T20:41:00Z">
        <w:r w:rsidR="005830BA">
          <w:rPr>
            <w:sz w:val="24"/>
            <w:szCs w:val="24"/>
          </w:rPr>
          <w:t xml:space="preserve"> </w:t>
        </w:r>
      </w:ins>
      <w:del w:id="103" w:author="Stephen Benson" w:date="2017-02-14T20:41:00Z">
        <w:r w:rsidDel="005830BA">
          <w:rPr>
            <w:sz w:val="24"/>
            <w:szCs w:val="24"/>
          </w:rPr>
          <w:delText xml:space="preserve">, having the list of comics signed up for each open mic, would </w:delText>
        </w:r>
      </w:del>
      <w:ins w:id="104" w:author="Stephen Benson" w:date="2017-02-14T20:41:00Z">
        <w:r w:rsidR="005830BA">
          <w:rPr>
            <w:sz w:val="24"/>
            <w:szCs w:val="24"/>
          </w:rPr>
          <w:t xml:space="preserve">will </w:t>
        </w:r>
      </w:ins>
      <w:r>
        <w:rPr>
          <w:sz w:val="24"/>
          <w:szCs w:val="24"/>
        </w:rPr>
        <w:t xml:space="preserve">address this need by </w:t>
      </w:r>
      <w:proofErr w:type="gramStart"/>
      <w:ins w:id="105" w:author="Stephen Benson" w:date="2017-02-14T20:42:00Z">
        <w:r w:rsidR="005830BA">
          <w:rPr>
            <w:sz w:val="24"/>
            <w:szCs w:val="24"/>
          </w:rPr>
          <w:t>a</w:t>
        </w:r>
        <w:proofErr w:type="gramEnd"/>
        <w:r w:rsidR="005830BA">
          <w:rPr>
            <w:sz w:val="24"/>
            <w:szCs w:val="24"/>
          </w:rPr>
          <w:t xml:space="preserve"> </w:t>
        </w:r>
      </w:ins>
      <w:del w:id="106" w:author="Stephen Benson" w:date="2017-02-14T20:41:00Z">
        <w:r w:rsidDel="005830BA">
          <w:rPr>
            <w:sz w:val="24"/>
            <w:szCs w:val="24"/>
          </w:rPr>
          <w:delText xml:space="preserve">highlighting to the </w:delText>
        </w:r>
      </w:del>
      <w:ins w:id="107" w:author="Stephen Benson" w:date="2017-02-14T20:42:00Z">
        <w:r w:rsidR="005830BA">
          <w:rPr>
            <w:sz w:val="24"/>
            <w:szCs w:val="24"/>
          </w:rPr>
          <w:t xml:space="preserve">allowing comedian to see which other comedians are present and attending a the same next open </w:t>
        </w:r>
        <w:proofErr w:type="spellStart"/>
        <w:r w:rsidR="005830BA">
          <w:rPr>
            <w:sz w:val="24"/>
            <w:szCs w:val="24"/>
          </w:rPr>
          <w:t>mic</w:t>
        </w:r>
        <w:proofErr w:type="spellEnd"/>
        <w:r w:rsidR="005830BA">
          <w:rPr>
            <w:sz w:val="24"/>
            <w:szCs w:val="24"/>
          </w:rPr>
          <w:t xml:space="preserve"> so that they can coordinate travel.</w:t>
        </w:r>
      </w:ins>
      <w:del w:id="108" w:author="Stephen Benson" w:date="2017-02-14T20:41:00Z">
        <w:r w:rsidDel="005830BA">
          <w:rPr>
            <w:sz w:val="24"/>
            <w:szCs w:val="24"/>
          </w:rPr>
          <w:delText>user which other comics are doing the same open mics as them that night, where one can easily reach out and coordinate transportation from there</w:delText>
        </w:r>
      </w:del>
      <w:del w:id="109" w:author="Stephen Benson" w:date="2017-02-14T20:42:00Z">
        <w:r w:rsidDel="005830BA">
          <w:rPr>
            <w:sz w:val="24"/>
            <w:szCs w:val="24"/>
          </w:rPr>
          <w:delText xml:space="preserve">. </w:delText>
        </w:r>
        <w:commentRangeEnd w:id="101"/>
        <w:r w:rsidR="00235233" w:rsidDel="005830BA">
          <w:rPr>
            <w:rStyle w:val="CommentReference"/>
          </w:rPr>
          <w:commentReference w:id="101"/>
        </w:r>
      </w:del>
    </w:p>
    <w:p w14:paraId="157A9962" w14:textId="77777777" w:rsidR="00E47E3C" w:rsidRDefault="00E47E3C">
      <w:pPr>
        <w:pStyle w:val="normal0"/>
        <w:ind w:firstLine="720"/>
      </w:pPr>
    </w:p>
    <w:p w14:paraId="1B5B07AA" w14:textId="77777777" w:rsidR="00E47E3C" w:rsidRDefault="00F10663">
      <w:pPr>
        <w:pStyle w:val="normal0"/>
      </w:pPr>
      <w:r>
        <w:rPr>
          <w:b/>
          <w:sz w:val="24"/>
          <w:szCs w:val="24"/>
        </w:rPr>
        <w:t>Booking</w:t>
      </w:r>
    </w:p>
    <w:p w14:paraId="0E41CE0B" w14:textId="13459D5F" w:rsidR="00E47E3C" w:rsidRDefault="00F10663">
      <w:pPr>
        <w:pStyle w:val="normal0"/>
      </w:pPr>
      <w:r>
        <w:rPr>
          <w:sz w:val="24"/>
          <w:szCs w:val="24"/>
        </w:rPr>
        <w:tab/>
        <w:t xml:space="preserve">The reason stand up </w:t>
      </w:r>
      <w:del w:id="110" w:author="Stephen Benson" w:date="2017-02-15T19:34:00Z">
        <w:r w:rsidDel="00F730F7">
          <w:rPr>
            <w:sz w:val="24"/>
            <w:szCs w:val="24"/>
          </w:rPr>
          <w:delText>comic</w:delText>
        </w:r>
      </w:del>
      <w:ins w:id="111" w:author="Stephen Benson" w:date="2017-02-15T19:34:00Z">
        <w:r w:rsidR="00F730F7">
          <w:rPr>
            <w:sz w:val="24"/>
            <w:szCs w:val="24"/>
          </w:rPr>
          <w:t>comedian</w:t>
        </w:r>
      </w:ins>
      <w:r>
        <w:rPr>
          <w:sz w:val="24"/>
          <w:szCs w:val="24"/>
        </w:rPr>
        <w:t xml:space="preserve">s go to open </w:t>
      </w:r>
      <w:proofErr w:type="spellStart"/>
      <w:r>
        <w:rPr>
          <w:sz w:val="24"/>
          <w:szCs w:val="24"/>
        </w:rPr>
        <w:t>mics</w:t>
      </w:r>
      <w:proofErr w:type="spellEnd"/>
      <w:r>
        <w:rPr>
          <w:sz w:val="24"/>
          <w:szCs w:val="24"/>
        </w:rPr>
        <w:t xml:space="preserve"> is two fold. The first reason is to try out new jokes and sharpen old jokes, and the second reason is to try to get noticed by </w:t>
      </w:r>
      <w:del w:id="112" w:author="Stephen Benson" w:date="2017-02-15T19:28:00Z">
        <w:r w:rsidDel="00F730F7">
          <w:rPr>
            <w:sz w:val="24"/>
            <w:szCs w:val="24"/>
          </w:rPr>
          <w:delText xml:space="preserve">other comics that produce shows </w:delText>
        </w:r>
      </w:del>
      <w:ins w:id="113" w:author="Stephen Benson" w:date="2017-02-15T19:28:00Z">
        <w:r w:rsidR="00F730F7">
          <w:rPr>
            <w:sz w:val="24"/>
            <w:szCs w:val="24"/>
          </w:rPr>
          <w:t xml:space="preserve">hosts to other venues </w:t>
        </w:r>
      </w:ins>
      <w:r>
        <w:rPr>
          <w:sz w:val="24"/>
          <w:szCs w:val="24"/>
        </w:rPr>
        <w:t xml:space="preserve">and get </w:t>
      </w:r>
      <w:del w:id="114" w:author="Stephen Benson" w:date="2017-02-15T19:28:00Z">
        <w:r w:rsidDel="00F730F7">
          <w:rPr>
            <w:sz w:val="24"/>
            <w:szCs w:val="24"/>
          </w:rPr>
          <w:delText>put on paid showcases</w:delText>
        </w:r>
      </w:del>
      <w:ins w:id="115" w:author="Stephen Benson" w:date="2017-02-15T19:28:00Z">
        <w:r w:rsidR="00F730F7">
          <w:rPr>
            <w:sz w:val="24"/>
            <w:szCs w:val="24"/>
          </w:rPr>
          <w:t>paid to do a show there</w:t>
        </w:r>
      </w:ins>
      <w:r>
        <w:rPr>
          <w:sz w:val="24"/>
          <w:szCs w:val="24"/>
        </w:rPr>
        <w:t xml:space="preserve">. However, oftentimes the </w:t>
      </w:r>
      <w:del w:id="116" w:author="Modifica, Lisa" w:date="2017-01-24T20:58:00Z">
        <w:r w:rsidDel="00235233">
          <w:rPr>
            <w:sz w:val="24"/>
            <w:szCs w:val="24"/>
          </w:rPr>
          <w:delText xml:space="preserve">other </w:delText>
        </w:r>
      </w:del>
      <w:del w:id="117" w:author="Stephen Benson" w:date="2017-02-15T19:28:00Z">
        <w:r w:rsidDel="00F730F7">
          <w:rPr>
            <w:sz w:val="24"/>
            <w:szCs w:val="24"/>
          </w:rPr>
          <w:delText>comics</w:delText>
        </w:r>
      </w:del>
      <w:ins w:id="118" w:author="Stephen Benson" w:date="2017-02-15T19:28:00Z">
        <w:r w:rsidR="00F730F7">
          <w:rPr>
            <w:sz w:val="24"/>
            <w:szCs w:val="24"/>
          </w:rPr>
          <w:t>comedian</w:t>
        </w:r>
      </w:ins>
      <w:r>
        <w:rPr>
          <w:sz w:val="24"/>
          <w:szCs w:val="24"/>
        </w:rPr>
        <w:t xml:space="preserve"> at an open </w:t>
      </w:r>
      <w:proofErr w:type="spellStart"/>
      <w:r>
        <w:rPr>
          <w:sz w:val="24"/>
          <w:szCs w:val="24"/>
        </w:rPr>
        <w:t>mic</w:t>
      </w:r>
      <w:proofErr w:type="spellEnd"/>
      <w:r>
        <w:rPr>
          <w:sz w:val="24"/>
          <w:szCs w:val="24"/>
        </w:rPr>
        <w:t xml:space="preserve"> will not watch the other </w:t>
      </w:r>
      <w:del w:id="119" w:author="Stephen Benson" w:date="2017-02-15T19:28:00Z">
        <w:r w:rsidDel="00F730F7">
          <w:rPr>
            <w:sz w:val="24"/>
            <w:szCs w:val="24"/>
          </w:rPr>
          <w:delText xml:space="preserve">comics’ </w:delText>
        </w:r>
      </w:del>
      <w:ins w:id="120" w:author="Stephen Benson" w:date="2017-02-15T19:28:00Z">
        <w:r w:rsidR="00F730F7">
          <w:rPr>
            <w:sz w:val="24"/>
            <w:szCs w:val="24"/>
          </w:rPr>
          <w:t>comedians</w:t>
        </w:r>
      </w:ins>
      <w:ins w:id="121" w:author="Stephen Benson" w:date="2017-02-15T19:29:00Z">
        <w:r w:rsidR="00F730F7">
          <w:rPr>
            <w:sz w:val="24"/>
            <w:szCs w:val="24"/>
          </w:rPr>
          <w:t>’</w:t>
        </w:r>
      </w:ins>
      <w:ins w:id="122" w:author="Stephen Benson" w:date="2017-02-15T19:28:00Z">
        <w:r w:rsidR="00F730F7">
          <w:rPr>
            <w:sz w:val="24"/>
            <w:szCs w:val="24"/>
          </w:rPr>
          <w:t xml:space="preserve"> </w:t>
        </w:r>
      </w:ins>
      <w:r>
        <w:rPr>
          <w:sz w:val="24"/>
          <w:szCs w:val="24"/>
        </w:rPr>
        <w:t>sets</w:t>
      </w:r>
      <w:del w:id="123" w:author="Modifica, Lisa" w:date="2017-01-24T20:58:00Z">
        <w:r w:rsidDel="00235233">
          <w:rPr>
            <w:sz w:val="24"/>
            <w:szCs w:val="24"/>
          </w:rPr>
          <w:delText>,</w:delText>
        </w:r>
      </w:del>
      <w:r>
        <w:rPr>
          <w:sz w:val="24"/>
          <w:szCs w:val="24"/>
        </w:rPr>
        <w:t xml:space="preserve"> and will instead choose to hang out outside the venue with other </w:t>
      </w:r>
      <w:del w:id="124" w:author="Stephen Benson" w:date="2017-02-15T19:34:00Z">
        <w:r w:rsidDel="00F730F7">
          <w:rPr>
            <w:sz w:val="24"/>
            <w:szCs w:val="24"/>
          </w:rPr>
          <w:delText>comic</w:delText>
        </w:r>
      </w:del>
      <w:ins w:id="125" w:author="Stephen Benson" w:date="2017-02-15T19:34:00Z">
        <w:r w:rsidR="00F730F7">
          <w:rPr>
            <w:sz w:val="24"/>
            <w:szCs w:val="24"/>
          </w:rPr>
          <w:t>comedian</w:t>
        </w:r>
      </w:ins>
      <w:r>
        <w:rPr>
          <w:sz w:val="24"/>
          <w:szCs w:val="24"/>
        </w:rPr>
        <w:t xml:space="preserve">s and smoke cigarettes. This means that even if a relatively experienced </w:t>
      </w:r>
      <w:del w:id="126" w:author="Stephen Benson" w:date="2017-02-15T19:34:00Z">
        <w:r w:rsidDel="00F730F7">
          <w:rPr>
            <w:sz w:val="24"/>
            <w:szCs w:val="24"/>
          </w:rPr>
          <w:delText>comic</w:delText>
        </w:r>
      </w:del>
      <w:proofErr w:type="gramStart"/>
      <w:ins w:id="127" w:author="Stephen Benson" w:date="2017-02-15T19:34:00Z">
        <w:r w:rsidR="00F730F7">
          <w:rPr>
            <w:sz w:val="24"/>
            <w:szCs w:val="24"/>
          </w:rPr>
          <w:t>comedian</w:t>
        </w:r>
      </w:ins>
      <w:r>
        <w:rPr>
          <w:sz w:val="24"/>
          <w:szCs w:val="24"/>
        </w:rPr>
        <w:t xml:space="preserve"> has been coming to the same open </w:t>
      </w:r>
      <w:proofErr w:type="spellStart"/>
      <w:r>
        <w:rPr>
          <w:sz w:val="24"/>
          <w:szCs w:val="24"/>
        </w:rPr>
        <w:t>mic</w:t>
      </w:r>
      <w:proofErr w:type="spellEnd"/>
      <w:r>
        <w:rPr>
          <w:sz w:val="24"/>
          <w:szCs w:val="24"/>
        </w:rPr>
        <w:t xml:space="preserve"> for months and consistently doing well, they still may be overlooked by producer-</w:t>
      </w:r>
      <w:del w:id="128" w:author="Stephen Benson" w:date="2017-02-15T19:34:00Z">
        <w:r w:rsidDel="00F730F7">
          <w:rPr>
            <w:sz w:val="24"/>
            <w:szCs w:val="24"/>
          </w:rPr>
          <w:delText>comic</w:delText>
        </w:r>
      </w:del>
      <w:ins w:id="129" w:author="Stephen Benson" w:date="2017-02-15T19:34:00Z">
        <w:r w:rsidR="00F730F7">
          <w:rPr>
            <w:sz w:val="24"/>
            <w:szCs w:val="24"/>
          </w:rPr>
          <w:t>comedian</w:t>
        </w:r>
      </w:ins>
      <w:r>
        <w:rPr>
          <w:sz w:val="24"/>
          <w:szCs w:val="24"/>
        </w:rPr>
        <w:t xml:space="preserve">s at the open </w:t>
      </w:r>
      <w:proofErr w:type="spellStart"/>
      <w:r>
        <w:rPr>
          <w:sz w:val="24"/>
          <w:szCs w:val="24"/>
        </w:rPr>
        <w:t>mic</w:t>
      </w:r>
      <w:proofErr w:type="spellEnd"/>
      <w:r>
        <w:rPr>
          <w:sz w:val="24"/>
          <w:szCs w:val="24"/>
        </w:rPr>
        <w:t xml:space="preserve"> who hadn’t watched one of their sets yet</w:t>
      </w:r>
      <w:proofErr w:type="gramEnd"/>
      <w:r>
        <w:rPr>
          <w:sz w:val="24"/>
          <w:szCs w:val="24"/>
        </w:rPr>
        <w:t xml:space="preserve">. This is another area where </w:t>
      </w:r>
      <w:proofErr w:type="spellStart"/>
      <w:r>
        <w:rPr>
          <w:sz w:val="24"/>
          <w:szCs w:val="24"/>
        </w:rPr>
        <w:t>MicSpot</w:t>
      </w:r>
      <w:proofErr w:type="spellEnd"/>
      <w:r>
        <w:rPr>
          <w:sz w:val="24"/>
          <w:szCs w:val="24"/>
        </w:rPr>
        <w:t xml:space="preserve"> can offer a service, where </w:t>
      </w:r>
      <w:del w:id="130" w:author="Stephen Benson" w:date="2017-02-15T19:34:00Z">
        <w:r w:rsidDel="00F730F7">
          <w:rPr>
            <w:sz w:val="24"/>
            <w:szCs w:val="24"/>
          </w:rPr>
          <w:delText>comic</w:delText>
        </w:r>
      </w:del>
      <w:ins w:id="131" w:author="Stephen Benson" w:date="2017-02-15T19:34:00Z">
        <w:r w:rsidR="00F730F7">
          <w:rPr>
            <w:sz w:val="24"/>
            <w:szCs w:val="24"/>
          </w:rPr>
          <w:t>comedian</w:t>
        </w:r>
      </w:ins>
      <w:r>
        <w:rPr>
          <w:sz w:val="24"/>
          <w:szCs w:val="24"/>
        </w:rPr>
        <w:t xml:space="preserve">s can check into a </w:t>
      </w:r>
      <w:proofErr w:type="spellStart"/>
      <w:r>
        <w:rPr>
          <w:sz w:val="24"/>
          <w:szCs w:val="24"/>
        </w:rPr>
        <w:t>mic</w:t>
      </w:r>
      <w:proofErr w:type="spellEnd"/>
      <w:r>
        <w:rPr>
          <w:sz w:val="24"/>
          <w:szCs w:val="24"/>
        </w:rPr>
        <w:t xml:space="preserve"> upon getting to the location during the time parameters of the </w:t>
      </w:r>
      <w:proofErr w:type="spellStart"/>
      <w:r>
        <w:rPr>
          <w:sz w:val="24"/>
          <w:szCs w:val="24"/>
        </w:rPr>
        <w:t>mic.</w:t>
      </w:r>
      <w:proofErr w:type="spellEnd"/>
      <w:r>
        <w:rPr>
          <w:sz w:val="24"/>
          <w:szCs w:val="24"/>
        </w:rPr>
        <w:t xml:space="preserve"> The </w:t>
      </w:r>
      <w:proofErr w:type="spellStart"/>
      <w:r>
        <w:rPr>
          <w:sz w:val="24"/>
          <w:szCs w:val="24"/>
        </w:rPr>
        <w:t>mic’s</w:t>
      </w:r>
      <w:proofErr w:type="spellEnd"/>
      <w:r>
        <w:rPr>
          <w:sz w:val="24"/>
          <w:szCs w:val="24"/>
        </w:rPr>
        <w:t xml:space="preserve"> page will display a “leaderboard” of sorts, where </w:t>
      </w:r>
      <w:del w:id="132" w:author="Stephen Benson" w:date="2017-02-15T19:34:00Z">
        <w:r w:rsidDel="00F730F7">
          <w:rPr>
            <w:sz w:val="24"/>
            <w:szCs w:val="24"/>
          </w:rPr>
          <w:delText>comic</w:delText>
        </w:r>
      </w:del>
      <w:ins w:id="133" w:author="Stephen Benson" w:date="2017-02-15T19:34:00Z">
        <w:r w:rsidR="00F730F7">
          <w:rPr>
            <w:sz w:val="24"/>
            <w:szCs w:val="24"/>
          </w:rPr>
          <w:t>comedian</w:t>
        </w:r>
      </w:ins>
      <w:r>
        <w:rPr>
          <w:sz w:val="24"/>
          <w:szCs w:val="24"/>
        </w:rPr>
        <w:t xml:space="preserve">s that have come to the open </w:t>
      </w:r>
      <w:proofErr w:type="spellStart"/>
      <w:r>
        <w:rPr>
          <w:sz w:val="24"/>
          <w:szCs w:val="24"/>
        </w:rPr>
        <w:t>mic</w:t>
      </w:r>
      <w:proofErr w:type="spellEnd"/>
      <w:r>
        <w:rPr>
          <w:sz w:val="24"/>
          <w:szCs w:val="24"/>
        </w:rPr>
        <w:t xml:space="preserve"> the most times will be at the top. This </w:t>
      </w:r>
      <w:del w:id="134" w:author="Stephen Benson" w:date="2017-02-15T19:31:00Z">
        <w:r w:rsidDel="00F730F7">
          <w:rPr>
            <w:sz w:val="24"/>
            <w:szCs w:val="24"/>
          </w:rPr>
          <w:delText xml:space="preserve">visibility will allow an up and coming </w:delText>
        </w:r>
        <w:commentRangeStart w:id="135"/>
        <w:r w:rsidDel="00F730F7">
          <w:rPr>
            <w:sz w:val="24"/>
            <w:szCs w:val="24"/>
          </w:rPr>
          <w:delText>comic’s</w:delText>
        </w:r>
        <w:commentRangeEnd w:id="135"/>
        <w:r w:rsidR="00235233" w:rsidDel="00F730F7">
          <w:rPr>
            <w:rStyle w:val="CommentReference"/>
          </w:rPr>
          <w:commentReference w:id="135"/>
        </w:r>
        <w:r w:rsidDel="00F730F7">
          <w:rPr>
            <w:sz w:val="24"/>
            <w:szCs w:val="24"/>
          </w:rPr>
          <w:delText xml:space="preserve"> work to be noticed</w:delText>
        </w:r>
      </w:del>
      <w:ins w:id="136" w:author="Stephen Benson" w:date="2017-02-15T19:31:00Z">
        <w:r w:rsidR="00F730F7">
          <w:rPr>
            <w:sz w:val="24"/>
            <w:szCs w:val="24"/>
          </w:rPr>
          <w:t xml:space="preserve">will allow comedians who regularly attend certain open </w:t>
        </w:r>
        <w:proofErr w:type="spellStart"/>
        <w:r w:rsidR="00F730F7">
          <w:rPr>
            <w:sz w:val="24"/>
            <w:szCs w:val="24"/>
          </w:rPr>
          <w:t>mics</w:t>
        </w:r>
        <w:proofErr w:type="spellEnd"/>
        <w:r w:rsidR="00F730F7">
          <w:rPr>
            <w:sz w:val="24"/>
            <w:szCs w:val="24"/>
          </w:rPr>
          <w:t xml:space="preserve"> to be recognized for that experience </w:t>
        </w:r>
      </w:ins>
      <w:del w:id="137" w:author="Stephen Benson" w:date="2017-02-15T19:31:00Z">
        <w:r w:rsidDel="00F730F7">
          <w:rPr>
            <w:sz w:val="24"/>
            <w:szCs w:val="24"/>
          </w:rPr>
          <w:delText xml:space="preserve">, </w:delText>
        </w:r>
      </w:del>
      <w:r>
        <w:rPr>
          <w:sz w:val="24"/>
          <w:szCs w:val="24"/>
        </w:rPr>
        <w:t xml:space="preserve">and may make a </w:t>
      </w:r>
      <w:del w:id="138" w:author="Stephen Benson" w:date="2017-02-15T19:32:00Z">
        <w:r w:rsidDel="00F730F7">
          <w:rPr>
            <w:sz w:val="24"/>
            <w:szCs w:val="24"/>
          </w:rPr>
          <w:delText xml:space="preserve">producer-comic </w:delText>
        </w:r>
      </w:del>
      <w:ins w:id="139" w:author="Stephen Benson" w:date="2017-02-15T19:32:00Z">
        <w:r w:rsidR="00F730F7">
          <w:rPr>
            <w:sz w:val="24"/>
            <w:szCs w:val="24"/>
          </w:rPr>
          <w:t xml:space="preserve">host to another venue </w:t>
        </w:r>
      </w:ins>
      <w:del w:id="140" w:author="Stephen Benson" w:date="2017-02-15T19:32:00Z">
        <w:r w:rsidDel="00F730F7">
          <w:rPr>
            <w:sz w:val="24"/>
            <w:szCs w:val="24"/>
          </w:rPr>
          <w:lastRenderedPageBreak/>
          <w:delText xml:space="preserve">come inside to </w:delText>
        </w:r>
      </w:del>
      <w:r>
        <w:rPr>
          <w:sz w:val="24"/>
          <w:szCs w:val="24"/>
        </w:rPr>
        <w:t xml:space="preserve">watch the </w:t>
      </w:r>
      <w:del w:id="141" w:author="Stephen Benson" w:date="2017-02-15T19:32:00Z">
        <w:r w:rsidDel="00F730F7">
          <w:rPr>
            <w:sz w:val="24"/>
            <w:szCs w:val="24"/>
          </w:rPr>
          <w:delText xml:space="preserve">comics </w:delText>
        </w:r>
      </w:del>
      <w:ins w:id="142" w:author="Stephen Benson" w:date="2017-02-15T19:32:00Z">
        <w:r w:rsidR="00F730F7">
          <w:rPr>
            <w:sz w:val="24"/>
            <w:szCs w:val="24"/>
          </w:rPr>
          <w:t xml:space="preserve">comedian’s </w:t>
        </w:r>
      </w:ins>
      <w:r>
        <w:rPr>
          <w:sz w:val="24"/>
          <w:szCs w:val="24"/>
        </w:rPr>
        <w:t>set</w:t>
      </w:r>
      <w:ins w:id="143" w:author="Stephen Benson" w:date="2017-02-15T19:32:00Z">
        <w:r w:rsidR="00F730F7">
          <w:rPr>
            <w:sz w:val="24"/>
            <w:szCs w:val="24"/>
          </w:rPr>
          <w:t xml:space="preserve">. </w:t>
        </w:r>
      </w:ins>
      <w:del w:id="144" w:author="Stephen Benson" w:date="2017-02-15T19:32:00Z">
        <w:r w:rsidDel="00F730F7">
          <w:rPr>
            <w:sz w:val="24"/>
            <w:szCs w:val="24"/>
          </w:rPr>
          <w:delText xml:space="preserve"> if they notice them to be particularly high up on the leaderboard, if</w:delText>
        </w:r>
      </w:del>
      <w:ins w:id="145" w:author="Stephen Benson" w:date="2017-02-15T19:32:00Z">
        <w:r w:rsidR="00F730F7">
          <w:rPr>
            <w:sz w:val="24"/>
            <w:szCs w:val="24"/>
          </w:rPr>
          <w:t>If</w:t>
        </w:r>
      </w:ins>
      <w:r>
        <w:rPr>
          <w:sz w:val="24"/>
          <w:szCs w:val="24"/>
        </w:rPr>
        <w:t xml:space="preserve"> the </w:t>
      </w:r>
      <w:del w:id="146" w:author="Stephen Benson" w:date="2017-02-15T19:33:00Z">
        <w:r w:rsidDel="00F730F7">
          <w:rPr>
            <w:sz w:val="24"/>
            <w:szCs w:val="24"/>
          </w:rPr>
          <w:delText xml:space="preserve">comic </w:delText>
        </w:r>
      </w:del>
      <w:ins w:id="147" w:author="Stephen Benson" w:date="2017-02-15T19:33:00Z">
        <w:r w:rsidR="00F730F7">
          <w:rPr>
            <w:sz w:val="24"/>
            <w:szCs w:val="24"/>
          </w:rPr>
          <w:t xml:space="preserve"> </w:t>
        </w:r>
      </w:ins>
      <w:r>
        <w:rPr>
          <w:sz w:val="24"/>
          <w:szCs w:val="24"/>
        </w:rPr>
        <w:t>has a good set, they get the opportunity to be booked for paid work.</w:t>
      </w:r>
    </w:p>
    <w:p w14:paraId="0D8A21D7" w14:textId="77777777" w:rsidR="00E47E3C" w:rsidRDefault="00E47E3C">
      <w:pPr>
        <w:pStyle w:val="normal0"/>
      </w:pPr>
    </w:p>
    <w:p w14:paraId="0740DE2C" w14:textId="77777777" w:rsidR="00E47E3C" w:rsidRDefault="00F10663">
      <w:pPr>
        <w:pStyle w:val="normal0"/>
      </w:pPr>
      <w:r>
        <w:rPr>
          <w:b/>
          <w:sz w:val="24"/>
          <w:szCs w:val="24"/>
        </w:rPr>
        <w:t>Reviews</w:t>
      </w:r>
    </w:p>
    <w:p w14:paraId="5E97DFC7" w14:textId="70B3081F" w:rsidR="00E47E3C" w:rsidRDefault="00F10663">
      <w:pPr>
        <w:pStyle w:val="normal0"/>
      </w:pPr>
      <w:r>
        <w:rPr>
          <w:sz w:val="24"/>
          <w:szCs w:val="24"/>
        </w:rPr>
        <w:tab/>
        <w:t xml:space="preserve">Often, </w:t>
      </w:r>
      <w:del w:id="148" w:author="Stephen Benson" w:date="2017-02-15T19:34:00Z">
        <w:r w:rsidDel="00F730F7">
          <w:rPr>
            <w:sz w:val="24"/>
            <w:szCs w:val="24"/>
          </w:rPr>
          <w:delText>comic</w:delText>
        </w:r>
      </w:del>
      <w:ins w:id="149" w:author="Stephen Benson" w:date="2017-02-15T19:34:00Z">
        <w:r w:rsidR="00F730F7">
          <w:rPr>
            <w:sz w:val="24"/>
            <w:szCs w:val="24"/>
          </w:rPr>
          <w:t>comedian</w:t>
        </w:r>
      </w:ins>
      <w:r>
        <w:rPr>
          <w:sz w:val="24"/>
          <w:szCs w:val="24"/>
        </w:rPr>
        <w:t xml:space="preserve">s have no idea what an open </w:t>
      </w:r>
      <w:proofErr w:type="spellStart"/>
      <w:r>
        <w:rPr>
          <w:sz w:val="24"/>
          <w:szCs w:val="24"/>
        </w:rPr>
        <w:t>mic</w:t>
      </w:r>
      <w:proofErr w:type="spellEnd"/>
      <w:r>
        <w:rPr>
          <w:sz w:val="24"/>
          <w:szCs w:val="24"/>
        </w:rPr>
        <w:t xml:space="preserve"> will be like prior to getting to the venue. It would be nice for </w:t>
      </w:r>
      <w:del w:id="150" w:author="Stephen Benson" w:date="2017-02-15T19:34:00Z">
        <w:r w:rsidDel="00F730F7">
          <w:rPr>
            <w:sz w:val="24"/>
            <w:szCs w:val="24"/>
          </w:rPr>
          <w:delText>comic</w:delText>
        </w:r>
      </w:del>
      <w:ins w:id="151" w:author="Stephen Benson" w:date="2017-02-15T19:34:00Z">
        <w:r w:rsidR="00F730F7">
          <w:rPr>
            <w:sz w:val="24"/>
            <w:szCs w:val="24"/>
          </w:rPr>
          <w:t>comedian</w:t>
        </w:r>
      </w:ins>
      <w:r>
        <w:rPr>
          <w:sz w:val="24"/>
          <w:szCs w:val="24"/>
        </w:rPr>
        <w:t xml:space="preserve">s to be able to leave reviews on open </w:t>
      </w:r>
      <w:proofErr w:type="spellStart"/>
      <w:r>
        <w:rPr>
          <w:sz w:val="24"/>
          <w:szCs w:val="24"/>
        </w:rPr>
        <w:t>mics</w:t>
      </w:r>
      <w:proofErr w:type="spellEnd"/>
      <w:r>
        <w:rPr>
          <w:sz w:val="24"/>
          <w:szCs w:val="24"/>
        </w:rPr>
        <w:t xml:space="preserve"> to allow other </w:t>
      </w:r>
      <w:del w:id="152" w:author="Stephen Benson" w:date="2017-02-15T19:34:00Z">
        <w:r w:rsidDel="00F730F7">
          <w:rPr>
            <w:sz w:val="24"/>
            <w:szCs w:val="24"/>
          </w:rPr>
          <w:delText>comic</w:delText>
        </w:r>
      </w:del>
      <w:ins w:id="153" w:author="Stephen Benson" w:date="2017-02-15T19:34:00Z">
        <w:r w:rsidR="00F730F7">
          <w:rPr>
            <w:sz w:val="24"/>
            <w:szCs w:val="24"/>
          </w:rPr>
          <w:t>comedian</w:t>
        </w:r>
      </w:ins>
      <w:r>
        <w:rPr>
          <w:sz w:val="24"/>
          <w:szCs w:val="24"/>
        </w:rPr>
        <w:t xml:space="preserve">s to get a feel for the open </w:t>
      </w:r>
      <w:proofErr w:type="spellStart"/>
      <w:r>
        <w:rPr>
          <w:sz w:val="24"/>
          <w:szCs w:val="24"/>
        </w:rPr>
        <w:t>mic</w:t>
      </w:r>
      <w:proofErr w:type="spellEnd"/>
      <w:r>
        <w:rPr>
          <w:sz w:val="24"/>
          <w:szCs w:val="24"/>
        </w:rPr>
        <w:t xml:space="preserve"> prior to going there. </w:t>
      </w:r>
      <w:proofErr w:type="spellStart"/>
      <w:r>
        <w:rPr>
          <w:sz w:val="24"/>
          <w:szCs w:val="24"/>
        </w:rPr>
        <w:t>MicSpot</w:t>
      </w:r>
      <w:proofErr w:type="spellEnd"/>
      <w:r>
        <w:rPr>
          <w:sz w:val="24"/>
          <w:szCs w:val="24"/>
        </w:rPr>
        <w:t xml:space="preserve"> would allow users to write comments on open </w:t>
      </w:r>
      <w:proofErr w:type="spellStart"/>
      <w:r>
        <w:rPr>
          <w:sz w:val="24"/>
          <w:szCs w:val="24"/>
        </w:rPr>
        <w:t>mics</w:t>
      </w:r>
      <w:proofErr w:type="spellEnd"/>
      <w:r>
        <w:rPr>
          <w:sz w:val="24"/>
          <w:szCs w:val="24"/>
        </w:rPr>
        <w:t xml:space="preserve"> and display these comments on the open </w:t>
      </w:r>
      <w:proofErr w:type="spellStart"/>
      <w:r>
        <w:rPr>
          <w:sz w:val="24"/>
          <w:szCs w:val="24"/>
        </w:rPr>
        <w:t>mic</w:t>
      </w:r>
      <w:proofErr w:type="spellEnd"/>
      <w:r>
        <w:rPr>
          <w:sz w:val="24"/>
          <w:szCs w:val="24"/>
        </w:rPr>
        <w:t xml:space="preserve"> page.</w:t>
      </w:r>
    </w:p>
    <w:p w14:paraId="0370AC10" w14:textId="77777777" w:rsidR="00E47E3C" w:rsidRDefault="00E47E3C">
      <w:pPr>
        <w:pStyle w:val="normal0"/>
      </w:pPr>
    </w:p>
    <w:p w14:paraId="1485A254" w14:textId="77777777" w:rsidR="00E47E3C" w:rsidRDefault="00F10663">
      <w:pPr>
        <w:pStyle w:val="normal0"/>
      </w:pPr>
      <w:r>
        <w:rPr>
          <w:b/>
          <w:sz w:val="28"/>
          <w:szCs w:val="28"/>
        </w:rPr>
        <w:t>Potential Audience</w:t>
      </w:r>
    </w:p>
    <w:p w14:paraId="65B1330D" w14:textId="60AB340B" w:rsidR="00E47E3C" w:rsidRDefault="00F10663">
      <w:pPr>
        <w:pStyle w:val="normal0"/>
      </w:pPr>
      <w:r>
        <w:rPr>
          <w:sz w:val="28"/>
          <w:szCs w:val="28"/>
        </w:rPr>
        <w:tab/>
      </w:r>
      <w:r>
        <w:rPr>
          <w:sz w:val="24"/>
          <w:szCs w:val="24"/>
        </w:rPr>
        <w:t xml:space="preserve">The audience for </w:t>
      </w:r>
      <w:proofErr w:type="spellStart"/>
      <w:r>
        <w:rPr>
          <w:sz w:val="24"/>
          <w:szCs w:val="24"/>
        </w:rPr>
        <w:t>MicSpot</w:t>
      </w:r>
      <w:proofErr w:type="spellEnd"/>
      <w:r>
        <w:rPr>
          <w:sz w:val="24"/>
          <w:szCs w:val="24"/>
        </w:rPr>
        <w:t xml:space="preserve"> will be stand up comedians across the country. This isn’t a particularly large or wealthy group of people</w:t>
      </w:r>
      <w:del w:id="154" w:author="Modifica, Lisa" w:date="2017-01-24T21:00:00Z">
        <w:r w:rsidDel="00235233">
          <w:rPr>
            <w:sz w:val="24"/>
            <w:szCs w:val="24"/>
          </w:rPr>
          <w:delText>,</w:delText>
        </w:r>
      </w:del>
      <w:r>
        <w:rPr>
          <w:sz w:val="24"/>
          <w:szCs w:val="24"/>
        </w:rPr>
        <w:t xml:space="preserve"> and </w:t>
      </w:r>
      <w:del w:id="155" w:author="Modifica, Lisa" w:date="2017-01-24T21:00:00Z">
        <w:r w:rsidDel="00235233">
          <w:rPr>
            <w:sz w:val="24"/>
            <w:szCs w:val="24"/>
          </w:rPr>
          <w:delText xml:space="preserve">as such </w:delText>
        </w:r>
      </w:del>
      <w:r>
        <w:rPr>
          <w:sz w:val="24"/>
          <w:szCs w:val="24"/>
        </w:rPr>
        <w:t xml:space="preserve">the lack of a legitimate business opportunity in the field explains as to why virtually zero technical innovations have been made. Stand up </w:t>
      </w:r>
      <w:del w:id="156" w:author="Stephen Benson" w:date="2017-02-15T19:34:00Z">
        <w:r w:rsidDel="00F730F7">
          <w:rPr>
            <w:sz w:val="24"/>
            <w:szCs w:val="24"/>
          </w:rPr>
          <w:delText>comic</w:delText>
        </w:r>
      </w:del>
      <w:ins w:id="157" w:author="Stephen Benson" w:date="2017-02-15T19:34:00Z">
        <w:r w:rsidR="00F730F7">
          <w:rPr>
            <w:sz w:val="24"/>
            <w:szCs w:val="24"/>
          </w:rPr>
          <w:t>comedian</w:t>
        </w:r>
      </w:ins>
      <w:r>
        <w:rPr>
          <w:sz w:val="24"/>
          <w:szCs w:val="24"/>
        </w:rPr>
        <w:t>s tend to be largely non-technical</w:t>
      </w:r>
      <w:ins w:id="158" w:author="Modifica, Lisa" w:date="2017-01-24T21:00:00Z">
        <w:r w:rsidR="00235233">
          <w:rPr>
            <w:sz w:val="24"/>
            <w:szCs w:val="24"/>
          </w:rPr>
          <w:t>;</w:t>
        </w:r>
      </w:ins>
      <w:del w:id="159" w:author="Modifica, Lisa" w:date="2017-01-24T21:00:00Z">
        <w:r w:rsidDel="00235233">
          <w:rPr>
            <w:sz w:val="24"/>
            <w:szCs w:val="24"/>
          </w:rPr>
          <w:delText>,</w:delText>
        </w:r>
      </w:del>
      <w:r>
        <w:rPr>
          <w:sz w:val="24"/>
          <w:szCs w:val="24"/>
        </w:rPr>
        <w:t xml:space="preserve"> </w:t>
      </w:r>
      <w:del w:id="160" w:author="Modifica, Lisa" w:date="2017-01-24T21:00:00Z">
        <w:r w:rsidDel="00235233">
          <w:rPr>
            <w:sz w:val="24"/>
            <w:szCs w:val="24"/>
          </w:rPr>
          <w:delText>and as</w:delText>
        </w:r>
      </w:del>
      <w:ins w:id="161" w:author="Modifica, Lisa" w:date="2017-01-24T21:00:00Z">
        <w:r w:rsidR="00235233">
          <w:rPr>
            <w:sz w:val="24"/>
            <w:szCs w:val="24"/>
          </w:rPr>
          <w:t>therefore,</w:t>
        </w:r>
      </w:ins>
      <w:r>
        <w:rPr>
          <w:sz w:val="24"/>
          <w:szCs w:val="24"/>
        </w:rPr>
        <w:t xml:space="preserve"> such user-centered design will be emphasized in the development of the project.</w:t>
      </w:r>
    </w:p>
    <w:p w14:paraId="5A005EF3" w14:textId="77777777" w:rsidR="00E47E3C" w:rsidRDefault="00E47E3C">
      <w:pPr>
        <w:pStyle w:val="normal0"/>
      </w:pPr>
    </w:p>
    <w:p w14:paraId="5B477953" w14:textId="77777777" w:rsidR="00E47E3C" w:rsidRDefault="00F10663">
      <w:pPr>
        <w:pStyle w:val="normal0"/>
      </w:pPr>
      <w:r>
        <w:rPr>
          <w:b/>
          <w:sz w:val="28"/>
          <w:szCs w:val="28"/>
        </w:rPr>
        <w:t>Discussion of Competing Products​</w:t>
      </w:r>
    </w:p>
    <w:p w14:paraId="60065851" w14:textId="22F8705A" w:rsidR="00E47E3C" w:rsidRDefault="00F10663">
      <w:pPr>
        <w:pStyle w:val="normal0"/>
      </w:pPr>
      <w:r>
        <w:rPr>
          <w:sz w:val="24"/>
          <w:szCs w:val="24"/>
        </w:rPr>
        <w:tab/>
        <w:t xml:space="preserve">As previously noted in the paper, all of the functionality provided in </w:t>
      </w:r>
      <w:proofErr w:type="spellStart"/>
      <w:r>
        <w:rPr>
          <w:sz w:val="24"/>
          <w:szCs w:val="24"/>
        </w:rPr>
        <w:t>MicSpot</w:t>
      </w:r>
      <w:proofErr w:type="spellEnd"/>
      <w:r>
        <w:rPr>
          <w:sz w:val="24"/>
          <w:szCs w:val="24"/>
        </w:rPr>
        <w:t xml:space="preserve"> is currently manufactured through a series of </w:t>
      </w:r>
      <w:proofErr w:type="spellStart"/>
      <w:r>
        <w:rPr>
          <w:sz w:val="24"/>
          <w:szCs w:val="24"/>
        </w:rPr>
        <w:t>google</w:t>
      </w:r>
      <w:proofErr w:type="spellEnd"/>
      <w:r>
        <w:rPr>
          <w:sz w:val="24"/>
          <w:szCs w:val="24"/>
        </w:rPr>
        <w:t xml:space="preserve"> calendars, Facebook groups, text files, and physical pieces of paper. There is currently no other mobile application that serves the needs outlined that has gained any traction among </w:t>
      </w:r>
      <w:del w:id="162" w:author="Stephen Benson" w:date="2017-02-15T19:34:00Z">
        <w:r w:rsidDel="00F730F7">
          <w:rPr>
            <w:sz w:val="24"/>
            <w:szCs w:val="24"/>
          </w:rPr>
          <w:delText>comic</w:delText>
        </w:r>
      </w:del>
      <w:ins w:id="163" w:author="Stephen Benson" w:date="2017-02-15T19:34:00Z">
        <w:r w:rsidR="00F730F7">
          <w:rPr>
            <w:sz w:val="24"/>
            <w:szCs w:val="24"/>
          </w:rPr>
          <w:t>comedian</w:t>
        </w:r>
      </w:ins>
      <w:r>
        <w:rPr>
          <w:sz w:val="24"/>
          <w:szCs w:val="24"/>
        </w:rPr>
        <w:t>s.</w:t>
      </w:r>
    </w:p>
    <w:p w14:paraId="6E76FC3B" w14:textId="77777777" w:rsidR="00E47E3C" w:rsidRDefault="00F10663">
      <w:pPr>
        <w:pStyle w:val="normal0"/>
      </w:pPr>
      <w:r>
        <w:rPr>
          <w:sz w:val="24"/>
          <w:szCs w:val="24"/>
        </w:rPr>
        <w:t xml:space="preserve"> </w:t>
      </w:r>
    </w:p>
    <w:p w14:paraId="65B75758" w14:textId="77777777" w:rsidR="00E47E3C" w:rsidRDefault="00F10663">
      <w:pPr>
        <w:pStyle w:val="normal0"/>
      </w:pPr>
      <w:r>
        <w:rPr>
          <w:b/>
          <w:sz w:val="28"/>
          <w:szCs w:val="28"/>
        </w:rPr>
        <w:t>High-level Technical Design</w:t>
      </w:r>
    </w:p>
    <w:p w14:paraId="459ECB2C" w14:textId="77777777" w:rsidR="00E47E3C" w:rsidRDefault="00F10663">
      <w:pPr>
        <w:pStyle w:val="normal0"/>
        <w:ind w:firstLine="720"/>
      </w:pPr>
      <w:r>
        <w:rPr>
          <w:sz w:val="24"/>
          <w:szCs w:val="24"/>
        </w:rPr>
        <w:t>The project will consist of an Android application (frontend)</w:t>
      </w:r>
      <w:del w:id="164" w:author="Modifica, Lisa" w:date="2017-01-24T21:03:00Z">
        <w:r w:rsidDel="00882F90">
          <w:rPr>
            <w:sz w:val="24"/>
            <w:szCs w:val="24"/>
          </w:rPr>
          <w:delText xml:space="preserve"> which is</w:delText>
        </w:r>
      </w:del>
      <w:r>
        <w:rPr>
          <w:sz w:val="24"/>
          <w:szCs w:val="24"/>
        </w:rPr>
        <w:t xml:space="preserve"> responsible for displaying information to the user and fetching user input, as well as a backend</w:t>
      </w:r>
      <w:ins w:id="165" w:author="Modifica, Lisa" w:date="2017-01-24T21:04:00Z">
        <w:r w:rsidR="00882F90">
          <w:rPr>
            <w:sz w:val="24"/>
            <w:szCs w:val="24"/>
          </w:rPr>
          <w:t>,</w:t>
        </w:r>
      </w:ins>
      <w:r>
        <w:rPr>
          <w:sz w:val="24"/>
          <w:szCs w:val="24"/>
        </w:rPr>
        <w:t xml:space="preserve"> which handles business logic and data storage. The Android app will be programmed in Java and will rely on standard Google APIs for displaying the necessary information. For instance, the Google Maps API will be used to display the location of the various open </w:t>
      </w:r>
      <w:proofErr w:type="spellStart"/>
      <w:r>
        <w:rPr>
          <w:sz w:val="24"/>
          <w:szCs w:val="24"/>
        </w:rPr>
        <w:t>mics</w:t>
      </w:r>
      <w:proofErr w:type="spellEnd"/>
      <w:r>
        <w:rPr>
          <w:sz w:val="24"/>
          <w:szCs w:val="24"/>
        </w:rPr>
        <w:t>, and the Firebase Cloud Messaging API will be used to deliver push notifications.</w:t>
      </w:r>
      <w:r>
        <w:rPr>
          <w:sz w:val="24"/>
          <w:szCs w:val="24"/>
        </w:rPr>
        <w:br/>
      </w:r>
      <w:r>
        <w:rPr>
          <w:sz w:val="24"/>
          <w:szCs w:val="24"/>
        </w:rPr>
        <w:tab/>
        <w:t>For the backend, we will use Node.js and Express to create a REST API</w:t>
      </w:r>
      <w:ins w:id="166" w:author="Modifica, Lisa" w:date="2017-01-24T21:04:00Z">
        <w:r w:rsidR="00882F90">
          <w:rPr>
            <w:sz w:val="24"/>
            <w:szCs w:val="24"/>
          </w:rPr>
          <w:t>,</w:t>
        </w:r>
      </w:ins>
      <w:r>
        <w:rPr>
          <w:sz w:val="24"/>
          <w:szCs w:val="24"/>
        </w:rPr>
        <w:t xml:space="preserve"> which will serve as the communication link between the frontend and the backend. We cho</w:t>
      </w:r>
      <w:ins w:id="167" w:author="Modifica, Lisa" w:date="2017-01-24T21:05:00Z">
        <w:r w:rsidR="00882F90">
          <w:rPr>
            <w:sz w:val="24"/>
            <w:szCs w:val="24"/>
          </w:rPr>
          <w:t>o</w:t>
        </w:r>
      </w:ins>
      <w:r>
        <w:rPr>
          <w:sz w:val="24"/>
          <w:szCs w:val="24"/>
        </w:rPr>
        <w:t xml:space="preserve">se Node since all team members have previous experience with </w:t>
      </w:r>
      <w:proofErr w:type="spellStart"/>
      <w:r>
        <w:rPr>
          <w:sz w:val="24"/>
          <w:szCs w:val="24"/>
        </w:rPr>
        <w:t>Javascript</w:t>
      </w:r>
      <w:proofErr w:type="spellEnd"/>
      <w:r>
        <w:rPr>
          <w:sz w:val="24"/>
          <w:szCs w:val="24"/>
        </w:rPr>
        <w:t xml:space="preserve">. All requests and responses to the REST API will be encrypted using SSL to protect user data. On the server, user data will be stored in a </w:t>
      </w:r>
      <w:proofErr w:type="spellStart"/>
      <w:r>
        <w:rPr>
          <w:sz w:val="24"/>
          <w:szCs w:val="24"/>
        </w:rPr>
        <w:t>MongoDB</w:t>
      </w:r>
      <w:proofErr w:type="spellEnd"/>
      <w:r>
        <w:rPr>
          <w:sz w:val="24"/>
          <w:szCs w:val="24"/>
        </w:rPr>
        <w:t xml:space="preserve"> database. Additionally, we will use the Facebook Login API to facilitate user signups. The backend service will be hosted on </w:t>
      </w:r>
      <w:proofErr w:type="spellStart"/>
      <w:r>
        <w:rPr>
          <w:sz w:val="24"/>
          <w:szCs w:val="24"/>
        </w:rPr>
        <w:t>Heroku</w:t>
      </w:r>
      <w:proofErr w:type="spellEnd"/>
      <w:r>
        <w:rPr>
          <w:sz w:val="24"/>
          <w:szCs w:val="24"/>
        </w:rPr>
        <w:t>.</w:t>
      </w:r>
    </w:p>
    <w:p w14:paraId="77E528A7" w14:textId="77777777" w:rsidR="00E47E3C" w:rsidRDefault="00E47E3C">
      <w:pPr>
        <w:pStyle w:val="normal0"/>
      </w:pPr>
    </w:p>
    <w:p w14:paraId="2D558E6C" w14:textId="77777777" w:rsidR="00E47E3C" w:rsidRDefault="00F10663">
      <w:pPr>
        <w:pStyle w:val="normal0"/>
      </w:pPr>
      <w:r>
        <w:rPr>
          <w:b/>
          <w:sz w:val="28"/>
          <w:szCs w:val="28"/>
        </w:rPr>
        <w:t>Resource Requirements</w:t>
      </w:r>
    </w:p>
    <w:p w14:paraId="46459389" w14:textId="77777777" w:rsidR="00E47E3C" w:rsidRDefault="00F10663">
      <w:pPr>
        <w:pStyle w:val="normal0"/>
        <w:ind w:firstLine="720"/>
      </w:pPr>
      <w:r>
        <w:rPr>
          <w:sz w:val="24"/>
          <w:szCs w:val="24"/>
        </w:rPr>
        <w:lastRenderedPageBreak/>
        <w:t xml:space="preserve">There are no unusual resource requirements for this project. We only need laptops for development and at least one physical Android phone to test the application. For the backend service, the free </w:t>
      </w:r>
      <w:proofErr w:type="spellStart"/>
      <w:r>
        <w:rPr>
          <w:sz w:val="24"/>
          <w:szCs w:val="24"/>
        </w:rPr>
        <w:t>Heroku</w:t>
      </w:r>
      <w:proofErr w:type="spellEnd"/>
      <w:r>
        <w:rPr>
          <w:sz w:val="24"/>
          <w:szCs w:val="24"/>
        </w:rPr>
        <w:t xml:space="preserve"> tier is likely to provide enough computational resources for our use case.</w:t>
      </w:r>
    </w:p>
    <w:p w14:paraId="7639C17D" w14:textId="77777777" w:rsidR="00E47E3C" w:rsidRDefault="00E47E3C">
      <w:pPr>
        <w:pStyle w:val="normal0"/>
      </w:pPr>
    </w:p>
    <w:p w14:paraId="20C0C6A2" w14:textId="77777777" w:rsidR="00E47E3C" w:rsidRDefault="00F10663">
      <w:pPr>
        <w:pStyle w:val="normal0"/>
      </w:pPr>
      <w:r>
        <w:rPr>
          <w:b/>
          <w:sz w:val="28"/>
          <w:szCs w:val="28"/>
        </w:rPr>
        <w:t>Potential Approaches</w:t>
      </w:r>
    </w:p>
    <w:p w14:paraId="1E90EFD3" w14:textId="77777777" w:rsidR="00E47E3C" w:rsidRDefault="00F10663">
      <w:pPr>
        <w:pStyle w:val="normal0"/>
      </w:pPr>
      <w:r>
        <w:rPr>
          <w:sz w:val="24"/>
          <w:szCs w:val="24"/>
        </w:rPr>
        <w:t>Alternative solutions we considered included:</w:t>
      </w:r>
    </w:p>
    <w:p w14:paraId="394D2341" w14:textId="77777777" w:rsidR="00E47E3C" w:rsidRDefault="00F10663">
      <w:pPr>
        <w:pStyle w:val="normal0"/>
        <w:numPr>
          <w:ilvl w:val="0"/>
          <w:numId w:val="1"/>
        </w:numPr>
        <w:ind w:hanging="360"/>
        <w:contextualSpacing/>
        <w:rPr>
          <w:sz w:val="24"/>
          <w:szCs w:val="24"/>
        </w:rPr>
      </w:pPr>
      <w:r>
        <w:rPr>
          <w:sz w:val="24"/>
          <w:szCs w:val="24"/>
        </w:rPr>
        <w:t xml:space="preserve">A website based solution </w:t>
      </w:r>
    </w:p>
    <w:p w14:paraId="5F4E57E4" w14:textId="77777777" w:rsidR="00E47E3C" w:rsidRDefault="00F10663">
      <w:pPr>
        <w:pStyle w:val="normal0"/>
        <w:numPr>
          <w:ilvl w:val="0"/>
          <w:numId w:val="1"/>
        </w:numPr>
        <w:ind w:hanging="360"/>
        <w:contextualSpacing/>
        <w:rPr>
          <w:sz w:val="24"/>
          <w:szCs w:val="24"/>
        </w:rPr>
      </w:pPr>
      <w:r>
        <w:rPr>
          <w:sz w:val="24"/>
          <w:szCs w:val="24"/>
        </w:rPr>
        <w:t xml:space="preserve">A review site for open </w:t>
      </w:r>
      <w:proofErr w:type="spellStart"/>
      <w:r>
        <w:rPr>
          <w:sz w:val="24"/>
          <w:szCs w:val="24"/>
        </w:rPr>
        <w:t>mics</w:t>
      </w:r>
      <w:proofErr w:type="spellEnd"/>
    </w:p>
    <w:p w14:paraId="5B8EB984" w14:textId="77777777" w:rsidR="00E47E3C" w:rsidRDefault="00F10663">
      <w:pPr>
        <w:pStyle w:val="normal0"/>
        <w:numPr>
          <w:ilvl w:val="0"/>
          <w:numId w:val="1"/>
        </w:numPr>
        <w:ind w:hanging="360"/>
        <w:contextualSpacing/>
        <w:rPr>
          <w:sz w:val="24"/>
          <w:szCs w:val="24"/>
        </w:rPr>
      </w:pPr>
      <w:r>
        <w:rPr>
          <w:sz w:val="24"/>
          <w:szCs w:val="24"/>
        </w:rPr>
        <w:t xml:space="preserve">An </w:t>
      </w:r>
      <w:proofErr w:type="spellStart"/>
      <w:r>
        <w:rPr>
          <w:sz w:val="24"/>
          <w:szCs w:val="24"/>
        </w:rPr>
        <w:t>iOS</w:t>
      </w:r>
      <w:proofErr w:type="spellEnd"/>
      <w:r>
        <w:rPr>
          <w:sz w:val="24"/>
          <w:szCs w:val="24"/>
        </w:rPr>
        <w:t xml:space="preserve"> app</w:t>
      </w:r>
    </w:p>
    <w:p w14:paraId="0D6FE82E" w14:textId="77777777" w:rsidR="00E47E3C" w:rsidRDefault="00F10663">
      <w:pPr>
        <w:pStyle w:val="normal0"/>
      </w:pPr>
      <w:r>
        <w:rPr>
          <w:sz w:val="24"/>
          <w:szCs w:val="24"/>
        </w:rPr>
        <w:t xml:space="preserve">However, with each of these alternatives, we found them to less suited to meet the needs of our audience--comedians. While a website based solution would be accessible from any device with connection to the internet, the ability to coordinate travel and booking would be greatly hindered and users would most likely have to sign in every time they used the site. </w:t>
      </w:r>
    </w:p>
    <w:p w14:paraId="192ADD6B" w14:textId="77777777" w:rsidR="00E47E3C" w:rsidRDefault="00E47E3C">
      <w:pPr>
        <w:pStyle w:val="normal0"/>
      </w:pPr>
    </w:p>
    <w:p w14:paraId="1C7D07E6" w14:textId="77777777" w:rsidR="00E47E3C" w:rsidRDefault="00F10663">
      <w:pPr>
        <w:pStyle w:val="normal0"/>
      </w:pPr>
      <w:r>
        <w:rPr>
          <w:sz w:val="24"/>
          <w:szCs w:val="24"/>
        </w:rPr>
        <w:t xml:space="preserve">A review site for open </w:t>
      </w:r>
      <w:proofErr w:type="spellStart"/>
      <w:r>
        <w:rPr>
          <w:sz w:val="24"/>
          <w:szCs w:val="24"/>
        </w:rPr>
        <w:t>mics</w:t>
      </w:r>
      <w:proofErr w:type="spellEnd"/>
      <w:r>
        <w:rPr>
          <w:sz w:val="24"/>
          <w:szCs w:val="24"/>
        </w:rPr>
        <w:t xml:space="preserve"> would be helpful to both comedians and potential audience members; however, this approach wouldn’t provide comedians logistical information such as location, start time, organizer and who else is going to allow them to attend as many open </w:t>
      </w:r>
      <w:proofErr w:type="spellStart"/>
      <w:r>
        <w:rPr>
          <w:sz w:val="24"/>
          <w:szCs w:val="24"/>
        </w:rPr>
        <w:t>mics</w:t>
      </w:r>
      <w:proofErr w:type="spellEnd"/>
      <w:r>
        <w:rPr>
          <w:sz w:val="24"/>
          <w:szCs w:val="24"/>
        </w:rPr>
        <w:t xml:space="preserve"> as possible. </w:t>
      </w:r>
    </w:p>
    <w:p w14:paraId="03A4B49C" w14:textId="77777777" w:rsidR="00E47E3C" w:rsidRDefault="00E47E3C">
      <w:pPr>
        <w:pStyle w:val="normal0"/>
      </w:pPr>
    </w:p>
    <w:p w14:paraId="60B18509" w14:textId="77777777" w:rsidR="00E47E3C" w:rsidRDefault="00F10663">
      <w:pPr>
        <w:pStyle w:val="normal0"/>
      </w:pPr>
      <w:r>
        <w:rPr>
          <w:sz w:val="24"/>
          <w:szCs w:val="24"/>
        </w:rPr>
        <w:t xml:space="preserve">We found that we had more experience in Android than </w:t>
      </w:r>
      <w:proofErr w:type="spellStart"/>
      <w:r>
        <w:rPr>
          <w:sz w:val="24"/>
          <w:szCs w:val="24"/>
        </w:rPr>
        <w:t>iOS</w:t>
      </w:r>
      <w:proofErr w:type="spellEnd"/>
      <w:r>
        <w:rPr>
          <w:sz w:val="24"/>
          <w:szCs w:val="24"/>
        </w:rPr>
        <w:t xml:space="preserve"> so we felt our best work could be more fully realized in an Android app. </w:t>
      </w:r>
    </w:p>
    <w:p w14:paraId="1549853C" w14:textId="77777777" w:rsidR="00E47E3C" w:rsidRDefault="00E47E3C">
      <w:pPr>
        <w:pStyle w:val="normal0"/>
      </w:pPr>
    </w:p>
    <w:p w14:paraId="408915E7" w14:textId="77777777" w:rsidR="00E47E3C" w:rsidRDefault="00F10663">
      <w:pPr>
        <w:pStyle w:val="normal0"/>
      </w:pPr>
      <w:r>
        <w:rPr>
          <w:b/>
          <w:sz w:val="28"/>
          <w:szCs w:val="28"/>
        </w:rPr>
        <w:t>Assessment of Risks</w:t>
      </w:r>
    </w:p>
    <w:p w14:paraId="7276CD07" w14:textId="77777777" w:rsidR="005830BA" w:rsidRDefault="005830BA">
      <w:pPr>
        <w:pStyle w:val="normal0"/>
        <w:rPr>
          <w:ins w:id="168" w:author="Stephen Benson" w:date="2017-02-14T20:46:00Z"/>
          <w:sz w:val="24"/>
          <w:szCs w:val="24"/>
        </w:rPr>
      </w:pPr>
      <w:ins w:id="169" w:author="Stephen Benson" w:date="2017-02-14T20:43:00Z">
        <w:r>
          <w:rPr>
            <w:sz w:val="24"/>
            <w:szCs w:val="24"/>
          </w:rPr>
          <w:t xml:space="preserve">One risk to </w:t>
        </w:r>
        <w:proofErr w:type="spellStart"/>
        <w:r>
          <w:rPr>
            <w:sz w:val="24"/>
            <w:szCs w:val="24"/>
          </w:rPr>
          <w:t>MicSpot</w:t>
        </w:r>
        <w:proofErr w:type="spellEnd"/>
        <w:r>
          <w:rPr>
            <w:sz w:val="24"/>
            <w:szCs w:val="24"/>
          </w:rPr>
          <w:t xml:space="preserve"> is that not enough hosts or comedians sign up for the app and thus the app contains too few events </w:t>
        </w:r>
      </w:ins>
      <w:ins w:id="170" w:author="Stephen Benson" w:date="2017-02-14T20:44:00Z">
        <w:r>
          <w:rPr>
            <w:sz w:val="24"/>
            <w:szCs w:val="24"/>
          </w:rPr>
          <w:t xml:space="preserve">and/or not enough comedians to perform at them. Similarly, while the need to contact the Facebook </w:t>
        </w:r>
      </w:ins>
      <w:ins w:id="171" w:author="Stephen Benson" w:date="2017-02-14T20:45:00Z">
        <w:r>
          <w:rPr>
            <w:sz w:val="24"/>
            <w:szCs w:val="24"/>
          </w:rPr>
          <w:t xml:space="preserve">group administrator has been eliminated, hosts may still not keep their open </w:t>
        </w:r>
        <w:proofErr w:type="spellStart"/>
        <w:r>
          <w:rPr>
            <w:sz w:val="24"/>
            <w:szCs w:val="24"/>
          </w:rPr>
          <w:t>mics</w:t>
        </w:r>
        <w:proofErr w:type="spellEnd"/>
        <w:r>
          <w:rPr>
            <w:sz w:val="24"/>
            <w:szCs w:val="24"/>
          </w:rPr>
          <w:t xml:space="preserve"> up to date – thus continuing the original problem. </w:t>
        </w:r>
      </w:ins>
    </w:p>
    <w:p w14:paraId="0989C625" w14:textId="77777777" w:rsidR="005830BA" w:rsidRDefault="005830BA">
      <w:pPr>
        <w:pStyle w:val="normal0"/>
        <w:rPr>
          <w:ins w:id="172" w:author="Stephen Benson" w:date="2017-02-14T20:46:00Z"/>
          <w:sz w:val="24"/>
          <w:szCs w:val="24"/>
        </w:rPr>
      </w:pPr>
    </w:p>
    <w:p w14:paraId="661A2737" w14:textId="5C96698F" w:rsidR="00E47E3C" w:rsidRDefault="005830BA">
      <w:pPr>
        <w:pStyle w:val="normal0"/>
      </w:pPr>
      <w:ins w:id="173" w:author="Stephen Benson" w:date="2017-02-14T20:46:00Z">
        <w:r>
          <w:rPr>
            <w:sz w:val="24"/>
            <w:szCs w:val="24"/>
          </w:rPr>
          <w:t xml:space="preserve">There are also possible privacy issues with regards to any comedian being able to see any other </w:t>
        </w:r>
        <w:proofErr w:type="gramStart"/>
        <w:r>
          <w:rPr>
            <w:sz w:val="24"/>
            <w:szCs w:val="24"/>
          </w:rPr>
          <w:t>comedians</w:t>
        </w:r>
        <w:proofErr w:type="gramEnd"/>
        <w:r>
          <w:rPr>
            <w:sz w:val="24"/>
            <w:szCs w:val="24"/>
          </w:rPr>
          <w:t xml:space="preserve"> attendance at an open </w:t>
        </w:r>
        <w:proofErr w:type="spellStart"/>
        <w:r>
          <w:rPr>
            <w:sz w:val="24"/>
            <w:szCs w:val="24"/>
          </w:rPr>
          <w:t>mic.</w:t>
        </w:r>
        <w:proofErr w:type="spellEnd"/>
        <w:r>
          <w:rPr>
            <w:sz w:val="24"/>
            <w:szCs w:val="24"/>
          </w:rPr>
          <w:t xml:space="preserve"> Given that most comedians </w:t>
        </w:r>
      </w:ins>
      <w:ins w:id="174" w:author="Stephen Benson" w:date="2017-02-14T20:47:00Z">
        <w:r>
          <w:rPr>
            <w:sz w:val="24"/>
            <w:szCs w:val="24"/>
          </w:rPr>
          <w:t>want visibility, this intuitively seems a minor concern; however, we must be careful regardless.</w:t>
        </w:r>
      </w:ins>
      <w:del w:id="175" w:author="Stephen Benson" w:date="2017-02-14T20:45:00Z">
        <w:r w:rsidR="00F10663" w:rsidDel="005830BA">
          <w:rPr>
            <w:sz w:val="24"/>
            <w:szCs w:val="24"/>
          </w:rPr>
          <w:delText xml:space="preserve">The main risks of this project stem from the possibility of providing comedians inaccurate information regarding open </w:delText>
        </w:r>
        <w:commentRangeStart w:id="176"/>
        <w:r w:rsidR="00F10663" w:rsidDel="005830BA">
          <w:rPr>
            <w:sz w:val="24"/>
            <w:szCs w:val="24"/>
          </w:rPr>
          <w:delText>mics</w:delText>
        </w:r>
        <w:commentRangeEnd w:id="176"/>
        <w:r w:rsidR="00235233" w:rsidDel="005830BA">
          <w:rPr>
            <w:rStyle w:val="CommentReference"/>
          </w:rPr>
          <w:commentReference w:id="176"/>
        </w:r>
        <w:r w:rsidR="00F10663" w:rsidDel="005830BA">
          <w:rPr>
            <w:sz w:val="24"/>
            <w:szCs w:val="24"/>
          </w:rPr>
          <w:delText>.</w:delText>
        </w:r>
      </w:del>
    </w:p>
    <w:p w14:paraId="145F6331" w14:textId="77777777" w:rsidR="00E47E3C" w:rsidRDefault="00E47E3C">
      <w:pPr>
        <w:pStyle w:val="normal0"/>
      </w:pPr>
    </w:p>
    <w:p w14:paraId="2A6D0C18" w14:textId="77777777" w:rsidR="00E47E3C" w:rsidRDefault="00F10663">
      <w:pPr>
        <w:pStyle w:val="normal0"/>
      </w:pPr>
      <w:r>
        <w:rPr>
          <w:b/>
          <w:sz w:val="28"/>
          <w:szCs w:val="28"/>
        </w:rPr>
        <w:t>Next Steps</w:t>
      </w:r>
    </w:p>
    <w:p w14:paraId="3475BE86" w14:textId="77777777" w:rsidR="00E47E3C" w:rsidRDefault="00F10663">
      <w:pPr>
        <w:pStyle w:val="normal0"/>
      </w:pPr>
      <w:r>
        <w:rPr>
          <w:sz w:val="24"/>
          <w:szCs w:val="24"/>
        </w:rPr>
        <w:t>Our next steps will be to interview potential test users and prioritize features based on insight we gather. Then, we will design the app, build the MVP and, if time allows, commence testing.</w:t>
      </w:r>
    </w:p>
    <w:sectPr w:rsidR="00E47E3C">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Modifica, Lisa" w:date="2017-01-23T14:03:00Z" w:initials="ML">
    <w:p w14:paraId="17EBF101" w14:textId="77777777" w:rsidR="00E15D4E" w:rsidRDefault="00E15D4E">
      <w:pPr>
        <w:pStyle w:val="CommentText"/>
      </w:pPr>
      <w:r>
        <w:rPr>
          <w:rStyle w:val="CommentReference"/>
        </w:rPr>
        <w:annotationRef/>
      </w:r>
      <w:r>
        <w:t xml:space="preserve">Questions the reader may have that you may want to address: What is an open </w:t>
      </w:r>
      <w:proofErr w:type="spellStart"/>
      <w:r>
        <w:t>mic</w:t>
      </w:r>
      <w:proofErr w:type="spellEnd"/>
      <w:r>
        <w:t>? Do all comedians do them? Why?</w:t>
      </w:r>
    </w:p>
  </w:comment>
  <w:comment w:id="31" w:author="Modifica, Lisa" w:date="2017-01-23T14:25:00Z" w:initials="ML">
    <w:p w14:paraId="5189717A" w14:textId="77777777" w:rsidR="00E15D4E" w:rsidRDefault="00E15D4E">
      <w:pPr>
        <w:pStyle w:val="CommentText"/>
      </w:pPr>
      <w:r>
        <w:rPr>
          <w:rStyle w:val="CommentReference"/>
        </w:rPr>
        <w:annotationRef/>
      </w:r>
      <w:r>
        <w:t xml:space="preserve">I would add a sentence or two that explains that comedians travel and need to find open </w:t>
      </w:r>
      <w:proofErr w:type="spellStart"/>
      <w:r>
        <w:t>mics</w:t>
      </w:r>
      <w:proofErr w:type="spellEnd"/>
      <w:r>
        <w:t xml:space="preserve">. </w:t>
      </w:r>
    </w:p>
  </w:comment>
  <w:comment w:id="32" w:author="Modifica, Lisa" w:date="2017-01-24T20:51:00Z" w:initials="ML">
    <w:p w14:paraId="20D3456A" w14:textId="77777777" w:rsidR="00E15D4E" w:rsidRDefault="00E15D4E">
      <w:pPr>
        <w:pStyle w:val="CommentText"/>
      </w:pPr>
      <w:r>
        <w:rPr>
          <w:rStyle w:val="CommentReference"/>
        </w:rPr>
        <w:annotationRef/>
      </w:r>
      <w:r>
        <w:t>Use consistent name for user.</w:t>
      </w:r>
    </w:p>
  </w:comment>
  <w:comment w:id="47" w:author="Modifica, Lisa" w:date="2017-01-24T20:52:00Z" w:initials="ML">
    <w:p w14:paraId="641AC328" w14:textId="77777777" w:rsidR="00E15D4E" w:rsidRDefault="00E15D4E">
      <w:pPr>
        <w:pStyle w:val="CommentText"/>
      </w:pPr>
      <w:ins w:id="49" w:author="Modifica, Lisa" w:date="2017-01-23T14:26:00Z">
        <w:r>
          <w:rPr>
            <w:rStyle w:val="CommentReference"/>
          </w:rPr>
          <w:annotationRef/>
        </w:r>
      </w:ins>
      <w:r>
        <w:t xml:space="preserve">Or comedians. Keep terms consistent.  Also, you use one too much in these three sentences. </w:t>
      </w:r>
    </w:p>
  </w:comment>
  <w:comment w:id="51" w:author="Modifica, Lisa" w:date="2017-01-24T20:53:00Z" w:initials="ML">
    <w:p w14:paraId="71BDB297" w14:textId="77777777" w:rsidR="00E15D4E" w:rsidRDefault="00E15D4E">
      <w:pPr>
        <w:pStyle w:val="CommentText"/>
      </w:pPr>
      <w:r>
        <w:rPr>
          <w:rStyle w:val="CommentReference"/>
        </w:rPr>
        <w:annotationRef/>
      </w:r>
      <w:r>
        <w:t xml:space="preserve">Does someone work for </w:t>
      </w:r>
      <w:proofErr w:type="spellStart"/>
      <w:r>
        <w:t>MicSpot</w:t>
      </w:r>
      <w:proofErr w:type="spellEnd"/>
      <w:r>
        <w:t xml:space="preserve"> and list open </w:t>
      </w:r>
      <w:proofErr w:type="spellStart"/>
      <w:r>
        <w:t>mics</w:t>
      </w:r>
      <w:proofErr w:type="spellEnd"/>
      <w:r>
        <w:t>?</w:t>
      </w:r>
    </w:p>
  </w:comment>
  <w:comment w:id="52" w:author="Modifica, Lisa" w:date="2017-01-24T20:53:00Z" w:initials="ML">
    <w:p w14:paraId="15793BA0" w14:textId="77777777" w:rsidR="00E15D4E" w:rsidRDefault="00E15D4E">
      <w:pPr>
        <w:pStyle w:val="CommentText"/>
      </w:pPr>
      <w:r>
        <w:t xml:space="preserve">Which </w:t>
      </w:r>
      <w:r>
        <w:rPr>
          <w:rStyle w:val="CommentReference"/>
        </w:rPr>
        <w:annotationRef/>
      </w:r>
      <w:r>
        <w:t>system? Yours? Be specific.</w:t>
      </w:r>
    </w:p>
  </w:comment>
  <w:comment w:id="61" w:author="Modifica, Lisa" w:date="2017-01-24T20:54:00Z" w:initials="ML">
    <w:p w14:paraId="66F12AD6" w14:textId="77777777" w:rsidR="00E15D4E" w:rsidRDefault="00E15D4E">
      <w:pPr>
        <w:pStyle w:val="CommentText"/>
      </w:pPr>
      <w:r>
        <w:rPr>
          <w:rStyle w:val="CommentReference"/>
        </w:rPr>
        <w:annotationRef/>
      </w:r>
      <w:r>
        <w:t>Who is the producer? A user? Is this common? Does your reader need to know this info?</w:t>
      </w:r>
    </w:p>
  </w:comment>
  <w:comment w:id="80" w:author="Modifica, Lisa" w:date="2017-01-24T20:55:00Z" w:initials="ML">
    <w:p w14:paraId="4D05390B" w14:textId="77777777" w:rsidR="00E15D4E" w:rsidRDefault="00E15D4E">
      <w:pPr>
        <w:pStyle w:val="CommentText"/>
      </w:pPr>
      <w:r>
        <w:rPr>
          <w:rStyle w:val="CommentReference"/>
        </w:rPr>
        <w:annotationRef/>
      </w:r>
      <w:r>
        <w:t>Are producers the ones that list on FB? If so, wont’ you run into the same reliability issues?</w:t>
      </w:r>
    </w:p>
  </w:comment>
  <w:comment w:id="101" w:author="Modifica, Lisa" w:date="2017-01-24T20:58:00Z" w:initials="ML">
    <w:p w14:paraId="5C6A4B03" w14:textId="77777777" w:rsidR="00E15D4E" w:rsidRDefault="00E15D4E">
      <w:pPr>
        <w:pStyle w:val="CommentText"/>
      </w:pPr>
      <w:r>
        <w:rPr>
          <w:rStyle w:val="CommentReference"/>
        </w:rPr>
        <w:annotationRef/>
      </w:r>
      <w:r>
        <w:t>Too wordy. Simplify.</w:t>
      </w:r>
    </w:p>
  </w:comment>
  <w:comment w:id="135" w:author="Modifica, Lisa" w:date="2017-02-15T19:34:00Z" w:initials="ML">
    <w:p w14:paraId="74CCA121" w14:textId="2D7F626F" w:rsidR="00E15D4E" w:rsidRDefault="00E15D4E">
      <w:pPr>
        <w:pStyle w:val="CommentText"/>
      </w:pPr>
      <w:r>
        <w:rPr>
          <w:rStyle w:val="CommentReference"/>
        </w:rPr>
        <w:annotationRef/>
      </w:r>
      <w:r>
        <w:t xml:space="preserve">How? Is it better to be a </w:t>
      </w:r>
      <w:r w:rsidR="00F730F7">
        <w:t>comedian</w:t>
      </w:r>
      <w:r>
        <w:t xml:space="preserve"> who comes a lot or a new one? Explain.</w:t>
      </w:r>
    </w:p>
  </w:comment>
  <w:comment w:id="176" w:author="Modifica, Lisa" w:date="2017-02-15T19:34:00Z" w:initials="ML">
    <w:p w14:paraId="694E7688" w14:textId="35A950C9" w:rsidR="00E15D4E" w:rsidRDefault="00E15D4E">
      <w:pPr>
        <w:pStyle w:val="CommentText"/>
      </w:pPr>
      <w:r>
        <w:rPr>
          <w:rStyle w:val="CommentReference"/>
        </w:rPr>
        <w:annotationRef/>
      </w:r>
      <w:r>
        <w:t xml:space="preserve">What about not getting users? Who lists? How can you get them to do so consistently and correctly? As is, I don’t see any reason why </w:t>
      </w:r>
      <w:r w:rsidR="00F730F7">
        <w:t>comedian</w:t>
      </w:r>
      <w:r>
        <w:t xml:space="preserve">s will move to your app. How will you advertise or get users? Since you’re just Androids, producers or </w:t>
      </w:r>
      <w:proofErr w:type="spellStart"/>
      <w:r>
        <w:t>listers</w:t>
      </w:r>
      <w:proofErr w:type="spellEnd"/>
      <w:r>
        <w:t xml:space="preserve"> are still going to have to update the other groups.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4C4B50"/>
    <w:multiLevelType w:val="multilevel"/>
    <w:tmpl w:val="07BE70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proofState w:spelling="clean" w:grammar="clean"/>
  <w:revisionView w:markup="0"/>
  <w:defaultTabStop w:val="720"/>
  <w:characterSpacingControl w:val="doNotCompress"/>
  <w:compat>
    <w:compatSetting w:name="compatibilityMode" w:uri="http://schemas.microsoft.com/office/word" w:val="14"/>
  </w:compat>
  <w:rsids>
    <w:rsidRoot w:val="00E47E3C"/>
    <w:rsid w:val="001C667B"/>
    <w:rsid w:val="001E3175"/>
    <w:rsid w:val="00235233"/>
    <w:rsid w:val="002A2641"/>
    <w:rsid w:val="003F6F32"/>
    <w:rsid w:val="0047607A"/>
    <w:rsid w:val="005830BA"/>
    <w:rsid w:val="0068044F"/>
    <w:rsid w:val="007007D5"/>
    <w:rsid w:val="00882F90"/>
    <w:rsid w:val="00C80F9C"/>
    <w:rsid w:val="00E15D4E"/>
    <w:rsid w:val="00E47E3C"/>
    <w:rsid w:val="00EA4534"/>
    <w:rsid w:val="00F10663"/>
    <w:rsid w:val="00F730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73C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EA453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4534"/>
    <w:rPr>
      <w:rFonts w:ascii="Lucida Grande" w:hAnsi="Lucida Grande" w:cs="Lucida Grande"/>
      <w:sz w:val="18"/>
      <w:szCs w:val="18"/>
    </w:rPr>
  </w:style>
  <w:style w:type="character" w:styleId="CommentReference">
    <w:name w:val="annotation reference"/>
    <w:basedOn w:val="DefaultParagraphFont"/>
    <w:uiPriority w:val="99"/>
    <w:semiHidden/>
    <w:unhideWhenUsed/>
    <w:rsid w:val="00F10663"/>
    <w:rPr>
      <w:sz w:val="18"/>
      <w:szCs w:val="18"/>
    </w:rPr>
  </w:style>
  <w:style w:type="paragraph" w:styleId="CommentText">
    <w:name w:val="annotation text"/>
    <w:basedOn w:val="Normal"/>
    <w:link w:val="CommentTextChar"/>
    <w:uiPriority w:val="99"/>
    <w:semiHidden/>
    <w:unhideWhenUsed/>
    <w:rsid w:val="00F10663"/>
    <w:pPr>
      <w:spacing w:line="240" w:lineRule="auto"/>
    </w:pPr>
    <w:rPr>
      <w:sz w:val="24"/>
      <w:szCs w:val="24"/>
    </w:rPr>
  </w:style>
  <w:style w:type="character" w:customStyle="1" w:styleId="CommentTextChar">
    <w:name w:val="Comment Text Char"/>
    <w:basedOn w:val="DefaultParagraphFont"/>
    <w:link w:val="CommentText"/>
    <w:uiPriority w:val="99"/>
    <w:semiHidden/>
    <w:rsid w:val="00F10663"/>
    <w:rPr>
      <w:sz w:val="24"/>
      <w:szCs w:val="24"/>
    </w:rPr>
  </w:style>
  <w:style w:type="paragraph" w:styleId="CommentSubject">
    <w:name w:val="annotation subject"/>
    <w:basedOn w:val="CommentText"/>
    <w:next w:val="CommentText"/>
    <w:link w:val="CommentSubjectChar"/>
    <w:uiPriority w:val="99"/>
    <w:semiHidden/>
    <w:unhideWhenUsed/>
    <w:rsid w:val="00F10663"/>
    <w:rPr>
      <w:b/>
      <w:bCs/>
      <w:sz w:val="20"/>
      <w:szCs w:val="20"/>
    </w:rPr>
  </w:style>
  <w:style w:type="character" w:customStyle="1" w:styleId="CommentSubjectChar">
    <w:name w:val="Comment Subject Char"/>
    <w:basedOn w:val="CommentTextChar"/>
    <w:link w:val="CommentSubject"/>
    <w:uiPriority w:val="99"/>
    <w:semiHidden/>
    <w:rsid w:val="00F10663"/>
    <w:rPr>
      <w:b/>
      <w:bCs/>
      <w:sz w:val="20"/>
      <w:szCs w:val="20"/>
    </w:rPr>
  </w:style>
  <w:style w:type="paragraph" w:styleId="Revision">
    <w:name w:val="Revision"/>
    <w:hidden/>
    <w:uiPriority w:val="99"/>
    <w:semiHidden/>
    <w:rsid w:val="00F730F7"/>
    <w:pPr>
      <w:spacing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EA453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4534"/>
    <w:rPr>
      <w:rFonts w:ascii="Lucida Grande" w:hAnsi="Lucida Grande" w:cs="Lucida Grande"/>
      <w:sz w:val="18"/>
      <w:szCs w:val="18"/>
    </w:rPr>
  </w:style>
  <w:style w:type="character" w:styleId="CommentReference">
    <w:name w:val="annotation reference"/>
    <w:basedOn w:val="DefaultParagraphFont"/>
    <w:uiPriority w:val="99"/>
    <w:semiHidden/>
    <w:unhideWhenUsed/>
    <w:rsid w:val="00F10663"/>
    <w:rPr>
      <w:sz w:val="18"/>
      <w:szCs w:val="18"/>
    </w:rPr>
  </w:style>
  <w:style w:type="paragraph" w:styleId="CommentText">
    <w:name w:val="annotation text"/>
    <w:basedOn w:val="Normal"/>
    <w:link w:val="CommentTextChar"/>
    <w:uiPriority w:val="99"/>
    <w:semiHidden/>
    <w:unhideWhenUsed/>
    <w:rsid w:val="00F10663"/>
    <w:pPr>
      <w:spacing w:line="240" w:lineRule="auto"/>
    </w:pPr>
    <w:rPr>
      <w:sz w:val="24"/>
      <w:szCs w:val="24"/>
    </w:rPr>
  </w:style>
  <w:style w:type="character" w:customStyle="1" w:styleId="CommentTextChar">
    <w:name w:val="Comment Text Char"/>
    <w:basedOn w:val="DefaultParagraphFont"/>
    <w:link w:val="CommentText"/>
    <w:uiPriority w:val="99"/>
    <w:semiHidden/>
    <w:rsid w:val="00F10663"/>
    <w:rPr>
      <w:sz w:val="24"/>
      <w:szCs w:val="24"/>
    </w:rPr>
  </w:style>
  <w:style w:type="paragraph" w:styleId="CommentSubject">
    <w:name w:val="annotation subject"/>
    <w:basedOn w:val="CommentText"/>
    <w:next w:val="CommentText"/>
    <w:link w:val="CommentSubjectChar"/>
    <w:uiPriority w:val="99"/>
    <w:semiHidden/>
    <w:unhideWhenUsed/>
    <w:rsid w:val="00F10663"/>
    <w:rPr>
      <w:b/>
      <w:bCs/>
      <w:sz w:val="20"/>
      <w:szCs w:val="20"/>
    </w:rPr>
  </w:style>
  <w:style w:type="character" w:customStyle="1" w:styleId="CommentSubjectChar">
    <w:name w:val="Comment Subject Char"/>
    <w:basedOn w:val="CommentTextChar"/>
    <w:link w:val="CommentSubject"/>
    <w:uiPriority w:val="99"/>
    <w:semiHidden/>
    <w:rsid w:val="00F10663"/>
    <w:rPr>
      <w:b/>
      <w:bCs/>
      <w:sz w:val="20"/>
      <w:szCs w:val="20"/>
    </w:rPr>
  </w:style>
  <w:style w:type="paragraph" w:styleId="Revision">
    <w:name w:val="Revision"/>
    <w:hidden/>
    <w:uiPriority w:val="99"/>
    <w:semiHidden/>
    <w:rsid w:val="00F730F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1924</Words>
  <Characters>10972</Characters>
  <Application>Microsoft Macintosh Word</Application>
  <DocSecurity>0</DocSecurity>
  <Lines>91</Lines>
  <Paragraphs>25</Paragraphs>
  <ScaleCrop>false</ScaleCrop>
  <Company>Stanford</Company>
  <LinksUpToDate>false</LinksUpToDate>
  <CharactersWithSpaces>12871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Stephen Benson</cp:lastModifiedBy>
  <cp:revision>3</cp:revision>
  <dcterms:created xsi:type="dcterms:W3CDTF">2017-02-16T03:35:00Z</dcterms:created>
  <dcterms:modified xsi:type="dcterms:W3CDTF">2017-02-18T02:41:00Z</dcterms:modified>
</cp:coreProperties>
</file>